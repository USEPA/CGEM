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3E46E" w14:textId="44A10449" w:rsidR="00D43C33" w:rsidRDefault="00D43C33" w:rsidP="00D43C33">
      <w:pPr>
        <w:jc w:val="center"/>
        <w:rPr>
          <w:ins w:id="0" w:author="Hagy, Jim" w:date="2017-05-10T13:31:00Z"/>
          <w:b/>
        </w:rPr>
        <w:pPrChange w:id="1" w:author="Hagy, Jim" w:date="2017-05-10T13:30:00Z">
          <w:pPr/>
        </w:pPrChange>
      </w:pPr>
      <w:ins w:id="2" w:author="Hagy, Jim" w:date="2017-05-10T13:29:00Z">
        <w:r>
          <w:rPr>
            <w:b/>
          </w:rPr>
          <w:t xml:space="preserve">Using the Community General Ecology Model </w:t>
        </w:r>
      </w:ins>
      <w:ins w:id="3" w:author="Hagy, Jim" w:date="2017-05-10T13:30:00Z">
        <w:r>
          <w:rPr>
            <w:b/>
          </w:rPr>
          <w:t>–</w:t>
        </w:r>
      </w:ins>
      <w:ins w:id="4" w:author="Hagy, Jim" w:date="2017-05-10T13:29:00Z">
        <w:r>
          <w:rPr>
            <w:b/>
          </w:rPr>
          <w:t xml:space="preserve"> Zero </w:t>
        </w:r>
      </w:ins>
      <w:commentRangeStart w:id="5"/>
      <w:commentRangeStart w:id="6"/>
      <w:ins w:id="7" w:author="Hagy, Jim" w:date="2017-05-10T13:30:00Z">
        <w:r>
          <w:rPr>
            <w:b/>
          </w:rPr>
          <w:t>Dimension</w:t>
        </w:r>
      </w:ins>
      <w:commentRangeEnd w:id="5"/>
      <w:ins w:id="8" w:author="Hagy, Jim" w:date="2017-05-11T09:57:00Z">
        <w:r w:rsidR="00F55C6F">
          <w:rPr>
            <w:rStyle w:val="CommentReference"/>
          </w:rPr>
          <w:commentReference w:id="5"/>
        </w:r>
      </w:ins>
      <w:commentRangeEnd w:id="6"/>
      <w:ins w:id="9" w:author="Hagy, Jim" w:date="2017-05-11T09:58:00Z">
        <w:r w:rsidR="00F55C6F">
          <w:rPr>
            <w:rStyle w:val="CommentReference"/>
          </w:rPr>
          <w:commentReference w:id="6"/>
        </w:r>
      </w:ins>
    </w:p>
    <w:p w14:paraId="702E3AAF" w14:textId="77777777" w:rsidR="00D43C33" w:rsidRDefault="00D43C33" w:rsidP="00D43C33">
      <w:pPr>
        <w:jc w:val="center"/>
        <w:rPr>
          <w:ins w:id="11" w:author="Hagy, Jim" w:date="2017-05-10T13:29:00Z"/>
          <w:b/>
        </w:rPr>
        <w:pPrChange w:id="12" w:author="Hagy, Jim" w:date="2017-05-10T13:30:00Z">
          <w:pPr/>
        </w:pPrChange>
      </w:pPr>
    </w:p>
    <w:p w14:paraId="2ECAAE6D" w14:textId="4671F0F1" w:rsidR="00D43C33" w:rsidRDefault="00D43C33" w:rsidP="00AC1D30">
      <w:pPr>
        <w:rPr>
          <w:ins w:id="13" w:author="Hagy, Jim" w:date="2017-05-10T13:35:00Z"/>
          <w:b/>
        </w:rPr>
      </w:pPr>
      <w:ins w:id="14" w:author="Hagy, Jim" w:date="2017-05-10T13:35:00Z">
        <w:r>
          <w:rPr>
            <w:b/>
          </w:rPr>
          <w:t>Introduction</w:t>
        </w:r>
      </w:ins>
    </w:p>
    <w:p w14:paraId="4BCAE5E3" w14:textId="20F81781" w:rsidR="00D43C33" w:rsidRDefault="00D43C33" w:rsidP="00AC1D30">
      <w:pPr>
        <w:rPr>
          <w:ins w:id="15" w:author="Hagy, Jim" w:date="2017-05-10T13:44:00Z"/>
          <w:b/>
        </w:rPr>
      </w:pPr>
    </w:p>
    <w:p w14:paraId="68AA6715" w14:textId="6C418BCF" w:rsidR="00D43C33" w:rsidRDefault="00D43C33" w:rsidP="00AC1D30">
      <w:pPr>
        <w:rPr>
          <w:ins w:id="16" w:author="Hagy, Jim" w:date="2017-05-10T13:44:00Z"/>
          <w:b/>
        </w:rPr>
      </w:pPr>
      <w:ins w:id="17" w:author="Hagy, Jim" w:date="2017-05-10T13:44:00Z">
        <w:r>
          <w:rPr>
            <w:b/>
          </w:rPr>
          <w:t xml:space="preserve">CGEM-0d is currently available only for the Microsoft Windows environment and has been tested in </w:t>
        </w:r>
        <w:commentRangeStart w:id="18"/>
        <w:r>
          <w:rPr>
            <w:b/>
          </w:rPr>
          <w:t>Windows 7 Enterprise</w:t>
        </w:r>
        <w:commentRangeEnd w:id="18"/>
        <w:r>
          <w:rPr>
            <w:rStyle w:val="CommentReference"/>
          </w:rPr>
          <w:commentReference w:id="18"/>
        </w:r>
        <w:r>
          <w:rPr>
            <w:b/>
          </w:rPr>
          <w:t xml:space="preserve"> and Windows 10.</w:t>
        </w:r>
      </w:ins>
    </w:p>
    <w:p w14:paraId="11F28C2B" w14:textId="77777777" w:rsidR="00D43C33" w:rsidRDefault="00D43C33" w:rsidP="00AC1D30">
      <w:pPr>
        <w:rPr>
          <w:ins w:id="19" w:author="Hagy, Jim" w:date="2017-05-10T13:29:00Z"/>
          <w:b/>
        </w:rPr>
      </w:pPr>
    </w:p>
    <w:p w14:paraId="2A0C18E8" w14:textId="64FF3CC1" w:rsidR="00D43C33" w:rsidRDefault="00D43C33" w:rsidP="00AC1D30">
      <w:pPr>
        <w:rPr>
          <w:ins w:id="20" w:author="Hagy, Jim" w:date="2017-05-10T13:29:00Z"/>
          <w:b/>
        </w:rPr>
      </w:pPr>
      <w:ins w:id="21" w:author="Hagy, Jim" w:date="2017-05-10T13:28:00Z">
        <w:r>
          <w:rPr>
            <w:b/>
          </w:rPr>
          <w:t xml:space="preserve">Need to add an introduction here </w:t>
        </w:r>
      </w:ins>
      <w:ins w:id="22" w:author="Hagy, Jim" w:date="2017-05-10T13:29:00Z">
        <w:r>
          <w:rPr>
            <w:b/>
          </w:rPr>
          <w:t xml:space="preserve">… </w:t>
        </w:r>
      </w:ins>
    </w:p>
    <w:p w14:paraId="245C0753" w14:textId="782D7E6D" w:rsidR="00A838A6" w:rsidRDefault="00D43C33" w:rsidP="00D43C33">
      <w:pPr>
        <w:pStyle w:val="ListParagraph"/>
        <w:numPr>
          <w:ilvl w:val="0"/>
          <w:numId w:val="12"/>
        </w:numPr>
        <w:rPr>
          <w:ins w:id="23" w:author="Hagy, Jim" w:date="2017-05-11T09:53:00Z"/>
          <w:b/>
        </w:rPr>
        <w:pPrChange w:id="24" w:author="Hagy, Jim" w:date="2017-05-10T13:29:00Z">
          <w:pPr/>
        </w:pPrChange>
      </w:pPr>
      <w:ins w:id="25" w:author="Hagy, Jim" w:date="2017-05-10T13:29:00Z">
        <w:r w:rsidRPr="00D43C33">
          <w:rPr>
            <w:b/>
            <w:rPrChange w:id="26" w:author="Hagy, Jim" w:date="2017-05-10T13:29:00Z">
              <w:rPr/>
            </w:rPrChange>
          </w:rPr>
          <w:t xml:space="preserve">what is this model, </w:t>
        </w:r>
      </w:ins>
      <w:ins w:id="27" w:author="Hagy, Jim" w:date="2017-05-10T13:31:00Z">
        <w:r>
          <w:rPr>
            <w:b/>
          </w:rPr>
          <w:t xml:space="preserve">when was it created and by whom, </w:t>
        </w:r>
      </w:ins>
      <w:ins w:id="28" w:author="Hagy, Jim" w:date="2017-05-10T13:29:00Z">
        <w:r w:rsidRPr="00D43C33">
          <w:rPr>
            <w:b/>
            <w:rPrChange w:id="29" w:author="Hagy, Jim" w:date="2017-05-10T13:29:00Z">
              <w:rPr/>
            </w:rPrChange>
          </w:rPr>
          <w:t>what’s it for, who should be interested</w:t>
        </w:r>
      </w:ins>
    </w:p>
    <w:p w14:paraId="0458155C" w14:textId="0A387792" w:rsidR="00F55C6F" w:rsidRDefault="00F55C6F" w:rsidP="00D43C33">
      <w:pPr>
        <w:pStyle w:val="ListParagraph"/>
        <w:numPr>
          <w:ilvl w:val="0"/>
          <w:numId w:val="12"/>
        </w:numPr>
        <w:rPr>
          <w:ins w:id="30" w:author="Hagy, Jim" w:date="2017-05-10T13:29:00Z"/>
          <w:b/>
        </w:rPr>
        <w:pPrChange w:id="31" w:author="Hagy, Jim" w:date="2017-05-10T13:29:00Z">
          <w:pPr/>
        </w:pPrChange>
      </w:pPr>
      <w:ins w:id="32" w:author="Hagy, Jim" w:date="2017-05-11T09:53:00Z">
        <w:r>
          <w:rPr>
            <w:b/>
          </w:rPr>
          <w:t>What is R Shiny and why are we using it</w:t>
        </w:r>
      </w:ins>
    </w:p>
    <w:p w14:paraId="0AA70D4D" w14:textId="50FE4604" w:rsidR="00D43C33" w:rsidRDefault="00D43C33" w:rsidP="00D43C33">
      <w:pPr>
        <w:pStyle w:val="ListParagraph"/>
        <w:numPr>
          <w:ilvl w:val="0"/>
          <w:numId w:val="12"/>
        </w:numPr>
        <w:rPr>
          <w:ins w:id="33" w:author="Hagy, Jim" w:date="2017-05-10T13:29:00Z"/>
          <w:b/>
        </w:rPr>
        <w:pPrChange w:id="34" w:author="Hagy, Jim" w:date="2017-05-10T13:29:00Z">
          <w:pPr/>
        </w:pPrChange>
      </w:pPr>
      <w:ins w:id="35" w:author="Hagy, Jim" w:date="2017-05-10T13:29:00Z">
        <w:r>
          <w:rPr>
            <w:b/>
          </w:rPr>
          <w:t>what is this document and what is its purpose</w:t>
        </w:r>
      </w:ins>
    </w:p>
    <w:p w14:paraId="04189E84" w14:textId="5E4CBE8E" w:rsidR="00D43C33" w:rsidRPr="00D43C33" w:rsidRDefault="00D43C33" w:rsidP="00D43C33">
      <w:pPr>
        <w:pStyle w:val="ListParagraph"/>
        <w:numPr>
          <w:ilvl w:val="0"/>
          <w:numId w:val="12"/>
        </w:numPr>
        <w:rPr>
          <w:b/>
          <w:rPrChange w:id="36" w:author="Hagy, Jim" w:date="2017-05-10T13:29:00Z">
            <w:rPr/>
          </w:rPrChange>
        </w:rPr>
        <w:pPrChange w:id="37" w:author="Hagy, Jim" w:date="2017-05-10T13:29:00Z">
          <w:pPr/>
        </w:pPrChange>
      </w:pPr>
      <w:ins w:id="38" w:author="Hagy, Jim" w:date="2017-05-10T13:29:00Z">
        <w:r>
          <w:rPr>
            <w:b/>
          </w:rPr>
          <w:t>what’s contained in this document.</w:t>
        </w:r>
      </w:ins>
    </w:p>
    <w:p w14:paraId="683801E1" w14:textId="7585C3CA" w:rsidR="00A838A6" w:rsidDel="00D43C33" w:rsidRDefault="00A838A6" w:rsidP="00D43C33">
      <w:pPr>
        <w:rPr>
          <w:del w:id="39" w:author="Hagy, Jim" w:date="2017-05-10T13:30:00Z"/>
          <w:b/>
        </w:rPr>
      </w:pPr>
    </w:p>
    <w:p w14:paraId="27B51FA9" w14:textId="7DA340FC" w:rsidR="00D43C33" w:rsidRDefault="00D43C33" w:rsidP="00D43C33">
      <w:pPr>
        <w:rPr>
          <w:ins w:id="40" w:author="Hagy, Jim" w:date="2017-05-10T13:37:00Z"/>
          <w:b/>
        </w:rPr>
      </w:pPr>
      <w:ins w:id="41" w:author="Hagy, Jim" w:date="2017-05-10T13:31:00Z">
        <w:r>
          <w:rPr>
            <w:b/>
          </w:rPr>
          <w:t xml:space="preserve">Table of Contents (ultimately set up with hyperlinks to </w:t>
        </w:r>
      </w:ins>
      <w:ins w:id="42" w:author="Hagy, Jim" w:date="2017-05-10T13:32:00Z">
        <w:r>
          <w:rPr>
            <w:b/>
          </w:rPr>
          <w:t>sections)</w:t>
        </w:r>
      </w:ins>
    </w:p>
    <w:p w14:paraId="08107048" w14:textId="334FDB5B" w:rsidR="00D43C33" w:rsidRDefault="00D43C33" w:rsidP="00D43C33">
      <w:pPr>
        <w:rPr>
          <w:ins w:id="43" w:author="Hagy, Jim" w:date="2017-05-11T09:53:00Z"/>
          <w:b/>
        </w:rPr>
      </w:pPr>
      <w:ins w:id="44" w:author="Hagy, Jim" w:date="2017-05-10T13:37:00Z">
        <w:r>
          <w:rPr>
            <w:b/>
          </w:rPr>
          <w:t>Obtaining the Software</w:t>
        </w:r>
      </w:ins>
    </w:p>
    <w:p w14:paraId="199EF832" w14:textId="6ED36451" w:rsidR="00F55C6F" w:rsidRPr="00D43C33" w:rsidRDefault="00F55C6F" w:rsidP="00D43C33">
      <w:pPr>
        <w:rPr>
          <w:ins w:id="45" w:author="Hagy, Jim" w:date="2017-05-10T13:31:00Z"/>
          <w:b/>
          <w:rPrChange w:id="46" w:author="Hagy, Jim" w:date="2017-05-10T13:31:00Z">
            <w:rPr>
              <w:ins w:id="47" w:author="Hagy, Jim" w:date="2017-05-10T13:31:00Z"/>
            </w:rPr>
          </w:rPrChange>
        </w:rPr>
      </w:pPr>
      <w:ins w:id="48" w:author="Hagy, Jim" w:date="2017-05-11T09:53:00Z">
        <w:r>
          <w:rPr>
            <w:b/>
          </w:rPr>
          <w:tab/>
          <w:t>What</w:t>
        </w:r>
      </w:ins>
      <w:ins w:id="49" w:author="Hagy, Jim" w:date="2017-05-11T09:56:00Z">
        <w:r>
          <w:rPr>
            <w:b/>
          </w:rPr>
          <w:t>’s contained in the install?  Perhaps a table with 2 columns … filename, purpose of file</w:t>
        </w:r>
      </w:ins>
      <w:ins w:id="50" w:author="Hagy, Jim" w:date="2017-05-11T09:57:00Z">
        <w:r>
          <w:rPr>
            <w:b/>
          </w:rPr>
          <w:t>, unless that would be unwieldy.</w:t>
        </w:r>
      </w:ins>
    </w:p>
    <w:p w14:paraId="7CB86560" w14:textId="2BC33FA0" w:rsidR="00D43C33" w:rsidRDefault="00D43C33" w:rsidP="00D43C33">
      <w:pPr>
        <w:rPr>
          <w:ins w:id="51" w:author="Hagy, Jim" w:date="2017-05-11T09:51:00Z"/>
          <w:b/>
        </w:rPr>
      </w:pPr>
      <w:ins w:id="52" w:author="Hagy, Jim" w:date="2017-05-10T13:37:00Z">
        <w:r>
          <w:rPr>
            <w:b/>
          </w:rPr>
          <w:t>Preparing to Run the Model</w:t>
        </w:r>
      </w:ins>
    </w:p>
    <w:p w14:paraId="71A5940C" w14:textId="77777777" w:rsidR="00F55C6F" w:rsidRDefault="00F55C6F" w:rsidP="00F55C6F">
      <w:pPr>
        <w:rPr>
          <w:ins w:id="53" w:author="Hagy, Jim" w:date="2017-05-11T09:51:00Z"/>
        </w:rPr>
      </w:pPr>
      <w:ins w:id="54" w:author="Hagy, Jim" w:date="2017-05-11T09:51:00Z">
        <w:r w:rsidRPr="00C51571">
          <w:rPr>
            <w:b/>
            <w:sz w:val="24"/>
            <w:szCs w:val="24"/>
          </w:rPr>
          <w:t xml:space="preserve">FishTank Tutorial </w:t>
        </w:r>
        <w:r>
          <w:rPr>
            <w:b/>
            <w:sz w:val="24"/>
            <w:szCs w:val="24"/>
          </w:rPr>
          <w:t xml:space="preserve">Exercise </w:t>
        </w:r>
        <w:r w:rsidRPr="00C51571">
          <w:rPr>
            <w:b/>
            <w:sz w:val="24"/>
            <w:szCs w:val="24"/>
          </w:rPr>
          <w:t>1.0</w:t>
        </w:r>
        <w:r>
          <w:t xml:space="preserve">:  </w:t>
        </w:r>
        <w:r w:rsidRPr="00C6149E">
          <w:rPr>
            <w:b/>
            <w:i/>
          </w:rPr>
          <w:t>An introduction with emphasis on phytoplankton.</w:t>
        </w:r>
      </w:ins>
    </w:p>
    <w:p w14:paraId="7C6CB696" w14:textId="77777777" w:rsidR="00F55C6F" w:rsidRPr="00D43C33" w:rsidRDefault="00F55C6F" w:rsidP="00D43C33">
      <w:pPr>
        <w:rPr>
          <w:ins w:id="55" w:author="Hagy, Jim" w:date="2017-05-10T13:31:00Z"/>
          <w:b/>
          <w:rPrChange w:id="56" w:author="Hagy, Jim" w:date="2017-05-10T13:37:00Z">
            <w:rPr>
              <w:ins w:id="57" w:author="Hagy, Jim" w:date="2017-05-10T13:31:00Z"/>
            </w:rPr>
          </w:rPrChange>
        </w:rPr>
      </w:pPr>
    </w:p>
    <w:p w14:paraId="7423E692" w14:textId="3577811D" w:rsidR="00D43C33" w:rsidRDefault="00D43C33" w:rsidP="00AC1D30">
      <w:pPr>
        <w:rPr>
          <w:ins w:id="58" w:author="Hagy, Jim" w:date="2017-05-10T13:31:00Z"/>
          <w:b/>
        </w:rPr>
      </w:pPr>
    </w:p>
    <w:p w14:paraId="2451B1BD" w14:textId="77777777" w:rsidR="00D43C33" w:rsidRDefault="00D43C33" w:rsidP="00AC1D30">
      <w:pPr>
        <w:rPr>
          <w:ins w:id="59" w:author="Hagy, Jim" w:date="2017-05-10T13:30:00Z"/>
          <w:b/>
        </w:rPr>
      </w:pPr>
    </w:p>
    <w:p w14:paraId="682AAEBF" w14:textId="24288046" w:rsidR="00AC1D30" w:rsidRDefault="00AC1D30" w:rsidP="00AC1D30">
      <w:pPr>
        <w:rPr>
          <w:b/>
        </w:rPr>
      </w:pPr>
      <w:r w:rsidRPr="002A696B">
        <w:rPr>
          <w:b/>
        </w:rPr>
        <w:t>Foreward:</w:t>
      </w:r>
    </w:p>
    <w:p w14:paraId="487EC8C7" w14:textId="079AAEF5" w:rsidR="00AC1D30" w:rsidRPr="002A696B" w:rsidRDefault="00AC1D30" w:rsidP="00AC1D30">
      <w:r w:rsidRPr="002A696B">
        <w:t xml:space="preserve">Thank you </w:t>
      </w:r>
      <w:r>
        <w:t xml:space="preserve">for beta testing the FishTank tutorial.  It is a work in progress and we need your feedback on all issues including the instructions, the interface, and the ecology.  You may email </w:t>
      </w:r>
      <w:hyperlink r:id="rId7" w:history="1">
        <w:r w:rsidRPr="005E4716">
          <w:rPr>
            <w:rStyle w:val="Hyperlink"/>
          </w:rPr>
          <w:t>lowe.lisa@epa.gov</w:t>
        </w:r>
      </w:hyperlink>
      <w:r>
        <w:t xml:space="preserve"> with suggestions, comments, feature requests, and bug reports if you do not have access to the </w:t>
      </w:r>
      <w:r w:rsidR="003C2CDE">
        <w:t>GitHub</w:t>
      </w:r>
      <w:r>
        <w:t xml:space="preserve"> repository.  For those with </w:t>
      </w:r>
      <w:r w:rsidR="000C4F2E">
        <w:t>GitHub</w:t>
      </w:r>
      <w:r>
        <w:t xml:space="preserve"> access, please post issues, comments</w:t>
      </w:r>
      <w:r w:rsidR="000C4F2E">
        <w:t>,</w:t>
      </w:r>
      <w:r>
        <w:t xml:space="preserve"> and results on the </w:t>
      </w:r>
      <w:r w:rsidR="000C4F2E">
        <w:rPr>
          <w:b/>
        </w:rPr>
        <w:t>I</w:t>
      </w:r>
      <w:r w:rsidRPr="000C4F2E">
        <w:rPr>
          <w:b/>
        </w:rPr>
        <w:t>ssues</w:t>
      </w:r>
      <w:r>
        <w:t xml:space="preserve"> and </w:t>
      </w:r>
      <w:r w:rsidRPr="000C4F2E">
        <w:rPr>
          <w:b/>
        </w:rPr>
        <w:t>Wiki</w:t>
      </w:r>
      <w:r>
        <w:t xml:space="preserve"> </w:t>
      </w:r>
      <w:r w:rsidR="000C4F2E">
        <w:t xml:space="preserve">sections </w:t>
      </w:r>
      <w:r>
        <w:t xml:space="preserve">of the </w:t>
      </w:r>
      <w:r w:rsidR="000C4F2E">
        <w:t>GitHub</w:t>
      </w:r>
      <w:r>
        <w:t>.</w:t>
      </w:r>
    </w:p>
    <w:p w14:paraId="0ABB0022" w14:textId="0D2EB549" w:rsidR="00AC1D30" w:rsidRDefault="00AC1D30" w:rsidP="00B56A91">
      <w:pPr>
        <w:rPr>
          <w:ins w:id="60" w:author="Hagy, Jim" w:date="2017-05-10T13:32:00Z"/>
          <w:b/>
        </w:rPr>
      </w:pPr>
    </w:p>
    <w:p w14:paraId="4CB9BD59" w14:textId="3654D2D5" w:rsidR="00D43C33" w:rsidRDefault="00D43C33" w:rsidP="00B56A91">
      <w:pPr>
        <w:rPr>
          <w:ins w:id="61" w:author="Hagy, Jim" w:date="2017-05-10T13:32:00Z"/>
          <w:b/>
        </w:rPr>
      </w:pPr>
    </w:p>
    <w:p w14:paraId="29F5E9A0" w14:textId="408B209E" w:rsidR="00D43C33" w:rsidRDefault="00D43C33" w:rsidP="00B56A91">
      <w:pPr>
        <w:rPr>
          <w:ins w:id="62" w:author="Hagy, Jim" w:date="2017-05-10T13:32:00Z"/>
          <w:b/>
        </w:rPr>
      </w:pPr>
      <w:ins w:id="63" w:author="Hagy, Jim" w:date="2017-05-10T13:32:00Z">
        <w:r>
          <w:rPr>
            <w:b/>
          </w:rPr>
          <w:t>Obtaining the Software</w:t>
        </w:r>
      </w:ins>
    </w:p>
    <w:p w14:paraId="3B2F50A2" w14:textId="77777777" w:rsidR="000D4913" w:rsidRDefault="00D43C33" w:rsidP="00D43C33">
      <w:pPr>
        <w:rPr>
          <w:ins w:id="64" w:author="Hagy, Jim" w:date="2017-05-10T13:55:00Z"/>
          <w:b/>
        </w:rPr>
        <w:pPrChange w:id="65" w:author="Hagy, Jim" w:date="2017-05-10T13:50:00Z">
          <w:pPr>
            <w:ind w:left="720"/>
          </w:pPr>
        </w:pPrChange>
      </w:pPr>
      <w:ins w:id="66" w:author="Hagy, Jim" w:date="2017-05-10T13:32:00Z">
        <w:r>
          <w:rPr>
            <w:b/>
          </w:rPr>
          <w:tab/>
        </w:r>
      </w:ins>
      <w:ins w:id="67" w:author="Hagy, Jim" w:date="2017-05-10T13:33:00Z">
        <w:r>
          <w:rPr>
            <w:b/>
          </w:rPr>
          <w:t>The model source code, executables, and docum</w:t>
        </w:r>
      </w:ins>
      <w:ins w:id="68" w:author="Hagy, Jim" w:date="2017-05-10T13:39:00Z">
        <w:r>
          <w:rPr>
            <w:b/>
          </w:rPr>
          <w:t>en</w:t>
        </w:r>
      </w:ins>
      <w:ins w:id="69" w:author="Hagy, Jim" w:date="2017-05-10T13:33:00Z">
        <w:r>
          <w:rPr>
            <w:b/>
          </w:rPr>
          <w:t>tation can be obtained from EPA</w:t>
        </w:r>
      </w:ins>
      <w:ins w:id="70" w:author="Hagy, Jim" w:date="2017-05-10T13:34:00Z">
        <w:r>
          <w:rPr>
            <w:b/>
          </w:rPr>
          <w:t>’s</w:t>
        </w:r>
      </w:ins>
      <w:ins w:id="71" w:author="Hagy, Jim" w:date="2017-05-10T13:33:00Z">
        <w:r>
          <w:rPr>
            <w:b/>
          </w:rPr>
          <w:t xml:space="preserve"> Git</w:t>
        </w:r>
      </w:ins>
      <w:ins w:id="72" w:author="Hagy, Jim" w:date="2017-05-10T13:49:00Z">
        <w:r>
          <w:rPr>
            <w:b/>
          </w:rPr>
          <w:t>H</w:t>
        </w:r>
      </w:ins>
      <w:ins w:id="73" w:author="Hagy, Jim" w:date="2017-05-10T13:33:00Z">
        <w:r>
          <w:rPr>
            <w:b/>
          </w:rPr>
          <w:t>ub</w:t>
        </w:r>
      </w:ins>
      <w:ins w:id="74" w:author="Hagy, Jim" w:date="2017-05-10T13:34:00Z">
        <w:r>
          <w:rPr>
            <w:b/>
          </w:rPr>
          <w:t xml:space="preserve"> account in the </w:t>
        </w:r>
        <w:commentRangeStart w:id="75"/>
        <w:r>
          <w:rPr>
            <w:b/>
          </w:rPr>
          <w:t>CGEM</w:t>
        </w:r>
      </w:ins>
      <w:commentRangeEnd w:id="75"/>
      <w:ins w:id="76" w:author="Hagy, Jim" w:date="2017-05-10T13:35:00Z">
        <w:r>
          <w:rPr>
            <w:rStyle w:val="CommentReference"/>
          </w:rPr>
          <w:commentReference w:id="75"/>
        </w:r>
      </w:ins>
      <w:ins w:id="77" w:author="Hagy, Jim" w:date="2017-05-10T13:33:00Z">
        <w:r w:rsidR="000360D2">
          <w:rPr>
            <w:b/>
          </w:rPr>
          <w:t xml:space="preserve"> repository, which is located at </w:t>
        </w:r>
      </w:ins>
      <w:ins w:id="78" w:author="Hagy, Jim" w:date="2017-05-10T13:55:00Z">
        <w:r w:rsidR="000360D2" w:rsidRPr="000360D2">
          <w:rPr>
            <w:b/>
          </w:rPr>
          <w:t>https://github.com/USEPA/</w:t>
        </w:r>
        <w:r w:rsidR="000360D2">
          <w:rPr>
            <w:b/>
          </w:rPr>
          <w:t>CGEM.</w:t>
        </w:r>
      </w:ins>
      <w:ins w:id="79" w:author="Hagy, Jim" w:date="2017-05-10T13:33:00Z">
        <w:r>
          <w:rPr>
            <w:b/>
          </w:rPr>
          <w:t xml:space="preserve">  </w:t>
        </w:r>
      </w:ins>
      <w:ins w:id="80" w:author="Hagy, Jim" w:date="2017-05-10T13:39:00Z">
        <w:r>
          <w:rPr>
            <w:b/>
          </w:rPr>
          <w:t xml:space="preserve">To </w:t>
        </w:r>
      </w:ins>
      <w:ins w:id="81" w:author="Hagy, Jim" w:date="2017-05-10T13:53:00Z">
        <w:r w:rsidR="000360D2">
          <w:rPr>
            <w:b/>
          </w:rPr>
          <w:t xml:space="preserve">download and </w:t>
        </w:r>
      </w:ins>
      <w:ins w:id="82" w:author="Hagy, Jim" w:date="2017-05-10T13:39:00Z">
        <w:r>
          <w:rPr>
            <w:b/>
          </w:rPr>
          <w:t xml:space="preserve">run </w:t>
        </w:r>
      </w:ins>
      <w:ins w:id="83" w:author="Hagy, Jim" w:date="2017-05-10T13:53:00Z">
        <w:r w:rsidR="000360D2">
          <w:rPr>
            <w:b/>
          </w:rPr>
          <w:t>CGEM</w:t>
        </w:r>
      </w:ins>
      <w:ins w:id="84" w:author="Hagy, Jim" w:date="2017-05-10T13:39:00Z">
        <w:r>
          <w:rPr>
            <w:b/>
          </w:rPr>
          <w:t xml:space="preserve">, </w:t>
        </w:r>
      </w:ins>
      <w:ins w:id="85" w:author="Hagy, Jim" w:date="2017-05-10T13:40:00Z">
        <w:r>
          <w:rPr>
            <w:b/>
          </w:rPr>
          <w:t xml:space="preserve">users will need to install </w:t>
        </w:r>
      </w:ins>
      <w:ins w:id="86" w:author="Hagy, Jim" w:date="2017-05-10T13:41:00Z">
        <w:r>
          <w:rPr>
            <w:b/>
          </w:rPr>
          <w:t xml:space="preserve">several free </w:t>
        </w:r>
      </w:ins>
      <w:ins w:id="87" w:author="Hagy, Jim" w:date="2017-05-10T13:40:00Z">
        <w:r>
          <w:rPr>
            <w:b/>
          </w:rPr>
          <w:t xml:space="preserve">computer software </w:t>
        </w:r>
      </w:ins>
      <w:ins w:id="88" w:author="Hagy, Jim" w:date="2017-05-10T13:41:00Z">
        <w:r>
          <w:rPr>
            <w:b/>
          </w:rPr>
          <w:t xml:space="preserve">packages </w:t>
        </w:r>
      </w:ins>
      <w:ins w:id="89" w:author="Hagy, Jim" w:date="2017-05-10T13:40:00Z">
        <w:r>
          <w:rPr>
            <w:b/>
          </w:rPr>
          <w:t>that support the model.  These include the Git</w:t>
        </w:r>
      </w:ins>
      <w:ins w:id="90" w:author="Hagy, Jim" w:date="2017-05-10T13:49:00Z">
        <w:r>
          <w:rPr>
            <w:b/>
          </w:rPr>
          <w:t>H</w:t>
        </w:r>
      </w:ins>
      <w:ins w:id="91" w:author="Hagy, Jim" w:date="2017-05-10T13:40:00Z">
        <w:r>
          <w:rPr>
            <w:b/>
          </w:rPr>
          <w:t xml:space="preserve">ub </w:t>
        </w:r>
      </w:ins>
      <w:ins w:id="92" w:author="Hagy, Jim" w:date="2017-05-10T13:53:00Z">
        <w:r w:rsidR="000360D2">
          <w:rPr>
            <w:b/>
          </w:rPr>
          <w:t>D</w:t>
        </w:r>
      </w:ins>
      <w:ins w:id="93" w:author="Hagy, Jim" w:date="2017-05-10T13:40:00Z">
        <w:r>
          <w:rPr>
            <w:b/>
          </w:rPr>
          <w:t xml:space="preserve">esktop </w:t>
        </w:r>
      </w:ins>
      <w:ins w:id="94" w:author="Hagy, Jim" w:date="2017-05-10T13:53:00Z">
        <w:r w:rsidR="000360D2">
          <w:rPr>
            <w:b/>
          </w:rPr>
          <w:t>A</w:t>
        </w:r>
      </w:ins>
      <w:ins w:id="95" w:author="Hagy, Jim" w:date="2017-05-10T13:40:00Z">
        <w:r>
          <w:rPr>
            <w:b/>
          </w:rPr>
          <w:t>pplication</w:t>
        </w:r>
      </w:ins>
      <w:ins w:id="96" w:author="Hagy, Jim" w:date="2017-05-10T13:55:00Z">
        <w:r w:rsidR="000D4913">
          <w:rPr>
            <w:b/>
          </w:rPr>
          <w:t>, R and R Studio, which can be obtained as below.</w:t>
        </w:r>
      </w:ins>
    </w:p>
    <w:p w14:paraId="0D526DBD" w14:textId="2E48ACC6" w:rsidR="000D4913" w:rsidRDefault="000D4913" w:rsidP="00D43C33">
      <w:pPr>
        <w:rPr>
          <w:ins w:id="97" w:author="Hagy, Jim" w:date="2017-05-10T13:56:00Z"/>
          <w:b/>
        </w:rPr>
        <w:pPrChange w:id="98" w:author="Hagy, Jim" w:date="2017-05-10T13:50:00Z">
          <w:pPr>
            <w:ind w:left="720"/>
          </w:pPr>
        </w:pPrChange>
      </w:pPr>
    </w:p>
    <w:tbl>
      <w:tblPr>
        <w:tblStyle w:val="TableGrid"/>
        <w:tblW w:w="0" w:type="auto"/>
        <w:tblLook w:val="04A0" w:firstRow="1" w:lastRow="0" w:firstColumn="1" w:lastColumn="0" w:noHBand="0" w:noVBand="1"/>
        <w:tblPrChange w:id="99" w:author="Hagy, Jim" w:date="2017-05-10T13:56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75"/>
        <w:gridCol w:w="6475"/>
        <w:tblGridChange w:id="100">
          <w:tblGrid>
            <w:gridCol w:w="4675"/>
            <w:gridCol w:w="4675"/>
          </w:tblGrid>
        </w:tblGridChange>
      </w:tblGrid>
      <w:tr w:rsidR="000D4913" w14:paraId="2EA96AA8" w14:textId="77777777" w:rsidTr="000D4913">
        <w:trPr>
          <w:ins w:id="101" w:author="Hagy, Jim" w:date="2017-05-10T13:56:00Z"/>
        </w:trPr>
        <w:tc>
          <w:tcPr>
            <w:tcW w:w="2875" w:type="dxa"/>
            <w:tcPrChange w:id="102" w:author="Hagy, Jim" w:date="2017-05-10T13:56:00Z">
              <w:tcPr>
                <w:tcW w:w="4675" w:type="dxa"/>
              </w:tcPr>
            </w:tcPrChange>
          </w:tcPr>
          <w:p w14:paraId="5CE0DA91" w14:textId="4FB3748F" w:rsidR="000D4913" w:rsidRDefault="000D4913" w:rsidP="00D43C33">
            <w:pPr>
              <w:rPr>
                <w:ins w:id="103" w:author="Hagy, Jim" w:date="2017-05-10T13:56:00Z"/>
                <w:b/>
              </w:rPr>
            </w:pPr>
            <w:ins w:id="104" w:author="Hagy, Jim" w:date="2017-05-10T13:56:00Z">
              <w:r>
                <w:rPr>
                  <w:b/>
                </w:rPr>
                <w:t>Software Package</w:t>
              </w:r>
            </w:ins>
          </w:p>
        </w:tc>
        <w:tc>
          <w:tcPr>
            <w:tcW w:w="6475" w:type="dxa"/>
            <w:tcPrChange w:id="105" w:author="Hagy, Jim" w:date="2017-05-10T13:56:00Z">
              <w:tcPr>
                <w:tcW w:w="4675" w:type="dxa"/>
              </w:tcPr>
            </w:tcPrChange>
          </w:tcPr>
          <w:p w14:paraId="392DD74D" w14:textId="26FFD944" w:rsidR="000D4913" w:rsidRDefault="000D4913" w:rsidP="00D43C33">
            <w:pPr>
              <w:rPr>
                <w:ins w:id="106" w:author="Hagy, Jim" w:date="2017-05-10T13:56:00Z"/>
                <w:b/>
              </w:rPr>
            </w:pPr>
            <w:ins w:id="107" w:author="Hagy, Jim" w:date="2017-05-10T13:56:00Z">
              <w:r>
                <w:rPr>
                  <w:b/>
                </w:rPr>
                <w:t>URL for Installation</w:t>
              </w:r>
            </w:ins>
          </w:p>
        </w:tc>
      </w:tr>
      <w:tr w:rsidR="000D4913" w14:paraId="78CEEF1E" w14:textId="77777777" w:rsidTr="000D4913">
        <w:trPr>
          <w:ins w:id="108" w:author="Hagy, Jim" w:date="2017-05-10T13:56:00Z"/>
        </w:trPr>
        <w:tc>
          <w:tcPr>
            <w:tcW w:w="2875" w:type="dxa"/>
            <w:tcPrChange w:id="109" w:author="Hagy, Jim" w:date="2017-05-10T13:56:00Z">
              <w:tcPr>
                <w:tcW w:w="4675" w:type="dxa"/>
              </w:tcPr>
            </w:tcPrChange>
          </w:tcPr>
          <w:p w14:paraId="346D8606" w14:textId="765DAED8" w:rsidR="000D4913" w:rsidRDefault="000D4913" w:rsidP="00D43C33">
            <w:pPr>
              <w:rPr>
                <w:ins w:id="110" w:author="Hagy, Jim" w:date="2017-05-10T13:56:00Z"/>
                <w:b/>
              </w:rPr>
            </w:pPr>
            <w:ins w:id="111" w:author="Hagy, Jim" w:date="2017-05-10T13:56:00Z">
              <w:r>
                <w:rPr>
                  <w:b/>
                </w:rPr>
                <w:t>GitHub Desktop Application</w:t>
              </w:r>
            </w:ins>
          </w:p>
        </w:tc>
        <w:tc>
          <w:tcPr>
            <w:tcW w:w="6475" w:type="dxa"/>
            <w:tcPrChange w:id="112" w:author="Hagy, Jim" w:date="2017-05-10T13:56:00Z">
              <w:tcPr>
                <w:tcW w:w="4675" w:type="dxa"/>
              </w:tcPr>
            </w:tcPrChange>
          </w:tcPr>
          <w:p w14:paraId="68BB6999" w14:textId="0DBBA2A9" w:rsidR="000D4913" w:rsidRDefault="000D4913" w:rsidP="00D43C33">
            <w:pPr>
              <w:rPr>
                <w:ins w:id="113" w:author="Hagy, Jim" w:date="2017-05-10T13:56:00Z"/>
                <w:b/>
              </w:rPr>
            </w:pPr>
            <w:ins w:id="114" w:author="Hagy, Jim" w:date="2017-05-10T13:57:00Z">
              <w:r>
                <w:fldChar w:fldCharType="begin"/>
              </w:r>
              <w:r>
                <w:instrText xml:space="preserve"> HYPERLINK "https://help.github.com/desktop/guides/getting-started/installing-github-desktop/" </w:instrText>
              </w:r>
              <w:r>
                <w:fldChar w:fldCharType="separate"/>
              </w:r>
              <w:r w:rsidRPr="00A26C25">
                <w:rPr>
                  <w:rStyle w:val="Hyperlink"/>
                </w:rPr>
                <w:t>https://help.github.com/desktop/guides/getting-started/installing-github-desktop/</w:t>
              </w:r>
              <w:r>
                <w:rPr>
                  <w:rStyle w:val="Hyperlink"/>
                </w:rPr>
                <w:fldChar w:fldCharType="end"/>
              </w:r>
            </w:ins>
          </w:p>
        </w:tc>
      </w:tr>
      <w:tr w:rsidR="000D4913" w14:paraId="3EB140C0" w14:textId="77777777" w:rsidTr="000D4913">
        <w:trPr>
          <w:ins w:id="115" w:author="Hagy, Jim" w:date="2017-05-10T13:56:00Z"/>
        </w:trPr>
        <w:tc>
          <w:tcPr>
            <w:tcW w:w="2875" w:type="dxa"/>
            <w:tcPrChange w:id="116" w:author="Hagy, Jim" w:date="2017-05-10T13:56:00Z">
              <w:tcPr>
                <w:tcW w:w="4675" w:type="dxa"/>
              </w:tcPr>
            </w:tcPrChange>
          </w:tcPr>
          <w:p w14:paraId="35B83840" w14:textId="725BF6AC" w:rsidR="000D4913" w:rsidRDefault="000D4913" w:rsidP="00D43C33">
            <w:pPr>
              <w:rPr>
                <w:ins w:id="117" w:author="Hagy, Jim" w:date="2017-05-10T13:56:00Z"/>
                <w:b/>
              </w:rPr>
            </w:pPr>
            <w:ins w:id="118" w:author="Hagy, Jim" w:date="2017-05-10T13:57:00Z">
              <w:r>
                <w:rPr>
                  <w:b/>
                </w:rPr>
                <w:t>R</w:t>
              </w:r>
            </w:ins>
          </w:p>
        </w:tc>
        <w:tc>
          <w:tcPr>
            <w:tcW w:w="6475" w:type="dxa"/>
            <w:tcPrChange w:id="119" w:author="Hagy, Jim" w:date="2017-05-10T13:56:00Z">
              <w:tcPr>
                <w:tcW w:w="4675" w:type="dxa"/>
              </w:tcPr>
            </w:tcPrChange>
          </w:tcPr>
          <w:p w14:paraId="7752CDE2" w14:textId="6535E2D4" w:rsidR="000D4913" w:rsidRDefault="000D4913" w:rsidP="00D43C33">
            <w:pPr>
              <w:rPr>
                <w:ins w:id="120" w:author="Hagy, Jim" w:date="2017-05-10T13:56:00Z"/>
                <w:b/>
              </w:rPr>
            </w:pPr>
            <w:ins w:id="121" w:author="Hagy, Jim" w:date="2017-05-10T13:57:00Z">
              <w:r w:rsidRPr="000360D2">
                <w:rPr>
                  <w:b/>
                </w:rPr>
                <w:t>https://cran.r-project.org/bin/windows/base/</w:t>
              </w:r>
            </w:ins>
          </w:p>
        </w:tc>
      </w:tr>
      <w:tr w:rsidR="000D4913" w14:paraId="34F566E0" w14:textId="77777777" w:rsidTr="000D4913">
        <w:trPr>
          <w:ins w:id="122" w:author="Hagy, Jim" w:date="2017-05-10T13:56:00Z"/>
        </w:trPr>
        <w:tc>
          <w:tcPr>
            <w:tcW w:w="2875" w:type="dxa"/>
            <w:tcPrChange w:id="123" w:author="Hagy, Jim" w:date="2017-05-10T13:56:00Z">
              <w:tcPr>
                <w:tcW w:w="4675" w:type="dxa"/>
              </w:tcPr>
            </w:tcPrChange>
          </w:tcPr>
          <w:p w14:paraId="310DE416" w14:textId="0D1813F5" w:rsidR="000D4913" w:rsidRDefault="000D4913" w:rsidP="00D43C33">
            <w:pPr>
              <w:rPr>
                <w:ins w:id="124" w:author="Hagy, Jim" w:date="2017-05-10T13:56:00Z"/>
                <w:b/>
              </w:rPr>
            </w:pPr>
            <w:ins w:id="125" w:author="Hagy, Jim" w:date="2017-05-10T13:57:00Z">
              <w:r>
                <w:rPr>
                  <w:b/>
                </w:rPr>
                <w:t>R Studio</w:t>
              </w:r>
            </w:ins>
          </w:p>
        </w:tc>
        <w:tc>
          <w:tcPr>
            <w:tcW w:w="6475" w:type="dxa"/>
            <w:tcPrChange w:id="126" w:author="Hagy, Jim" w:date="2017-05-10T13:56:00Z">
              <w:tcPr>
                <w:tcW w:w="4675" w:type="dxa"/>
              </w:tcPr>
            </w:tcPrChange>
          </w:tcPr>
          <w:p w14:paraId="7CF3EDC4" w14:textId="1D80497B" w:rsidR="000D4913" w:rsidRDefault="000D4913" w:rsidP="00D43C33">
            <w:pPr>
              <w:rPr>
                <w:ins w:id="127" w:author="Hagy, Jim" w:date="2017-05-10T13:56:00Z"/>
                <w:b/>
              </w:rPr>
            </w:pPr>
            <w:ins w:id="128" w:author="Hagy, Jim" w:date="2017-05-10T13:57:00Z">
              <w:r>
                <w:rPr>
                  <w:b/>
                </w:rPr>
                <w:fldChar w:fldCharType="begin"/>
              </w:r>
              <w:r>
                <w:rPr>
                  <w:b/>
                </w:rPr>
                <w:instrText xml:space="preserve"> HYPERLINK "</w:instrText>
              </w:r>
              <w:r w:rsidRPr="000360D2">
                <w:rPr>
                  <w:b/>
                </w:rPr>
                <w:instrText>https://www.rstudio.com/products/rstudio/download/</w:instrText>
              </w:r>
              <w:r>
                <w:rPr>
                  <w:b/>
                </w:rPr>
                <w:instrText xml:space="preserve">" </w:instrText>
              </w:r>
              <w:r>
                <w:rPr>
                  <w:b/>
                </w:rPr>
                <w:fldChar w:fldCharType="separate"/>
              </w:r>
              <w:r w:rsidRPr="007D05D9">
                <w:rPr>
                  <w:rStyle w:val="Hyperlink"/>
                  <w:b/>
                </w:rPr>
                <w:t>https://www.rstudio.com/products/rstudio/download/</w:t>
              </w:r>
              <w:r>
                <w:rPr>
                  <w:b/>
                </w:rPr>
                <w:fldChar w:fldCharType="end"/>
              </w:r>
            </w:ins>
          </w:p>
        </w:tc>
      </w:tr>
    </w:tbl>
    <w:p w14:paraId="5F6D3805" w14:textId="4981CF3E" w:rsidR="000360D2" w:rsidRDefault="000360D2" w:rsidP="00B56A91">
      <w:pPr>
        <w:rPr>
          <w:ins w:id="129" w:author="Hagy, Jim" w:date="2017-05-10T13:49:00Z"/>
          <w:b/>
        </w:rPr>
      </w:pPr>
    </w:p>
    <w:p w14:paraId="59334D0A" w14:textId="77777777" w:rsidR="00D43C33" w:rsidRDefault="00D43C33" w:rsidP="00B56A91">
      <w:pPr>
        <w:rPr>
          <w:ins w:id="130" w:author="Hagy, Jim" w:date="2017-05-10T13:48:00Z"/>
          <w:b/>
        </w:rPr>
      </w:pPr>
    </w:p>
    <w:p w14:paraId="239770A1" w14:textId="439C852F" w:rsidR="00D43C33" w:rsidRDefault="00D43C33" w:rsidP="00B56A91">
      <w:pPr>
        <w:rPr>
          <w:ins w:id="131" w:author="Hagy, Jim" w:date="2017-05-10T13:32:00Z"/>
          <w:b/>
        </w:rPr>
      </w:pPr>
      <w:ins w:id="132" w:author="Hagy, Jim" w:date="2017-05-10T13:44:00Z">
        <w:r>
          <w:rPr>
            <w:b/>
          </w:rPr>
          <w:t xml:space="preserve">This section includes instructions for </w:t>
        </w:r>
      </w:ins>
      <w:ins w:id="133" w:author="Hagy, Jim" w:date="2017-05-10T13:46:00Z">
        <w:r>
          <w:rPr>
            <w:b/>
          </w:rPr>
          <w:t xml:space="preserve">obtaining CGEM from </w:t>
        </w:r>
      </w:ins>
      <w:ins w:id="134" w:author="Hagy, Jim" w:date="2017-05-10T13:44:00Z">
        <w:r>
          <w:rPr>
            <w:b/>
          </w:rPr>
          <w:t>the Github repository</w:t>
        </w:r>
      </w:ins>
      <w:ins w:id="135" w:author="Hagy, Jim" w:date="2017-05-10T13:46:00Z">
        <w:r>
          <w:rPr>
            <w:b/>
          </w:rPr>
          <w:t xml:space="preserve">.   </w:t>
        </w:r>
      </w:ins>
    </w:p>
    <w:p w14:paraId="5DE9E7BA" w14:textId="77777777" w:rsidR="00D43C33" w:rsidRDefault="00D43C33" w:rsidP="00B56A91">
      <w:pPr>
        <w:rPr>
          <w:b/>
        </w:rPr>
      </w:pPr>
    </w:p>
    <w:p w14:paraId="37761F65" w14:textId="42E949A4" w:rsidR="00B56A91" w:rsidRPr="00F56C6B" w:rsidRDefault="00B56A91" w:rsidP="00B56A91">
      <w:commentRangeStart w:id="136"/>
      <w:r w:rsidRPr="00F56C6B">
        <w:rPr>
          <w:b/>
        </w:rPr>
        <w:lastRenderedPageBreak/>
        <w:t>General Instructions</w:t>
      </w:r>
      <w:r w:rsidR="00F56C6B" w:rsidRPr="00F56C6B">
        <w:t xml:space="preserve">: </w:t>
      </w:r>
      <w:r w:rsidR="00F56C6B" w:rsidRPr="00F56C6B">
        <w:rPr>
          <w:b/>
          <w:i/>
        </w:rPr>
        <w:t>Only for</w:t>
      </w:r>
      <w:r w:rsidR="00F33740" w:rsidRPr="00F56C6B">
        <w:rPr>
          <w:b/>
          <w:i/>
        </w:rPr>
        <w:t xml:space="preserve"> Windows, and instructions were tested on Windows 10</w:t>
      </w:r>
      <w:r w:rsidRPr="00F56C6B">
        <w:t>:</w:t>
      </w:r>
    </w:p>
    <w:p w14:paraId="40713EB0" w14:textId="6136F500" w:rsidR="00F33740" w:rsidRPr="00F56C6B" w:rsidRDefault="00A26C25" w:rsidP="00F56C6B">
      <w:pPr>
        <w:pStyle w:val="ListParagraph"/>
        <w:numPr>
          <w:ilvl w:val="0"/>
          <w:numId w:val="6"/>
        </w:numPr>
      </w:pPr>
      <w:r>
        <w:t>The GitHub repository is here</w:t>
      </w:r>
      <w:r w:rsidR="00F33740" w:rsidRPr="00F56C6B">
        <w:t>:</w:t>
      </w:r>
    </w:p>
    <w:p w14:paraId="200DCB8F" w14:textId="6DA710AB" w:rsidR="00A26C25" w:rsidRDefault="00F33740" w:rsidP="00A26C25">
      <w:pPr>
        <w:ind w:left="720"/>
        <w:rPr>
          <w:rStyle w:val="Hyperlink"/>
          <w:color w:val="auto"/>
        </w:rPr>
      </w:pPr>
      <w:r w:rsidRPr="00F56C6B">
        <w:t xml:space="preserve">Go to: </w:t>
      </w:r>
      <w:hyperlink r:id="rId8" w:history="1">
        <w:r w:rsidRPr="00F56C6B">
          <w:rPr>
            <w:rStyle w:val="Hyperlink"/>
            <w:color w:val="auto"/>
          </w:rPr>
          <w:t>https://github.com/USEPA/Predicting-Ecosystem-Response-and-Recovery-to-Nutrients</w:t>
        </w:r>
      </w:hyperlink>
    </w:p>
    <w:p w14:paraId="72E6200D" w14:textId="17BC32C8" w:rsidR="00A26C25" w:rsidRPr="00A26C25" w:rsidRDefault="00A26C25" w:rsidP="00A26C25">
      <w:pPr>
        <w:ind w:left="720"/>
      </w:pPr>
      <w:r w:rsidRPr="00A26C25">
        <w:t>If clicking on the above doesn’t work, copy and paste it instead.</w:t>
      </w:r>
    </w:p>
    <w:p w14:paraId="29F4DDDA" w14:textId="77777777" w:rsidR="00A26C25" w:rsidRPr="00A26C25" w:rsidRDefault="00A26C25" w:rsidP="00A26C25">
      <w:pPr>
        <w:ind w:left="720"/>
        <w:rPr>
          <w:u w:val="single"/>
        </w:rPr>
      </w:pPr>
    </w:p>
    <w:p w14:paraId="5FFB0275" w14:textId="273C2DA5" w:rsidR="00A26C25" w:rsidRDefault="00A26C25" w:rsidP="00947C13">
      <w:pPr>
        <w:pStyle w:val="ListParagraph"/>
        <w:numPr>
          <w:ilvl w:val="0"/>
          <w:numId w:val="10"/>
        </w:numPr>
      </w:pPr>
      <w:r w:rsidRPr="00C718A9">
        <w:rPr>
          <w:b/>
        </w:rPr>
        <w:t>Instructions to get the code</w:t>
      </w:r>
      <w:r w:rsidR="00C718A9" w:rsidRPr="00C718A9">
        <w:rPr>
          <w:b/>
        </w:rPr>
        <w:t xml:space="preserve"> using GitHub</w:t>
      </w:r>
      <w:r w:rsidRPr="00C718A9">
        <w:rPr>
          <w:b/>
        </w:rPr>
        <w:t>:</w:t>
      </w:r>
      <w:r>
        <w:t xml:space="preserve"> </w:t>
      </w:r>
    </w:p>
    <w:p w14:paraId="4DB4F5FA" w14:textId="127383EA" w:rsidR="00A26C25" w:rsidRDefault="00A26C25" w:rsidP="00F56C6B">
      <w:pPr>
        <w:ind w:left="720"/>
      </w:pPr>
      <w:r>
        <w:t>Follow the installation instructions for GitHub Desktop:</w:t>
      </w:r>
    </w:p>
    <w:p w14:paraId="4DA59FDA" w14:textId="4B1F1C1D" w:rsidR="00A26C25" w:rsidRPr="00A26C25" w:rsidRDefault="00F55C6F" w:rsidP="00A26C25">
      <w:pPr>
        <w:ind w:left="720"/>
      </w:pPr>
      <w:hyperlink r:id="rId9" w:history="1">
        <w:r w:rsidR="00A26C25" w:rsidRPr="00A26C25">
          <w:rPr>
            <w:rStyle w:val="Hyperlink"/>
          </w:rPr>
          <w:t>https://help.github.com/desktop/guides/getting-started/installing-github-desktop/</w:t>
        </w:r>
      </w:hyperlink>
    </w:p>
    <w:p w14:paraId="62AFDE25" w14:textId="4519442A" w:rsidR="00A26C25" w:rsidRDefault="00A26C25" w:rsidP="00F56C6B">
      <w:pPr>
        <w:ind w:left="720"/>
      </w:pPr>
      <w:r>
        <w:t xml:space="preserve">After installation, it </w:t>
      </w:r>
      <w:r w:rsidR="000C4F2E">
        <w:t>should prompt</w:t>
      </w:r>
      <w:r>
        <w:t xml:space="preserve"> you to run.  If not, click this icon that the installer put on your desktop:</w:t>
      </w:r>
      <w:commentRangeEnd w:id="136"/>
      <w:r w:rsidR="000360D2">
        <w:rPr>
          <w:rStyle w:val="CommentReference"/>
        </w:rPr>
        <w:commentReference w:id="136"/>
      </w:r>
    </w:p>
    <w:p w14:paraId="749858C9" w14:textId="7558EA8D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1757E969" wp14:editId="35B25F94">
            <wp:extent cx="533400" cy="611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ic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0" cy="6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279E" w14:textId="04CDF566" w:rsidR="000C4F2E" w:rsidRDefault="000C4F2E" w:rsidP="00F56C6B">
      <w:pPr>
        <w:ind w:left="720"/>
        <w:rPr>
          <w:ins w:id="137" w:author="Hagy, Jim" w:date="2017-05-10T13:59:00Z"/>
        </w:rPr>
      </w:pPr>
    </w:p>
    <w:p w14:paraId="6C4BF1C4" w14:textId="3886D062" w:rsidR="000D4913" w:rsidRDefault="000D4913" w:rsidP="00F56C6B">
      <w:pPr>
        <w:ind w:left="720"/>
        <w:rPr>
          <w:ins w:id="138" w:author="Hagy, Jim" w:date="2017-05-10T13:59:00Z"/>
        </w:rPr>
      </w:pPr>
    </w:p>
    <w:p w14:paraId="26F513E6" w14:textId="77777777" w:rsidR="000D4913" w:rsidRDefault="000D4913" w:rsidP="00F56C6B">
      <w:pPr>
        <w:ind w:left="720"/>
      </w:pPr>
    </w:p>
    <w:p w14:paraId="19C4AE14" w14:textId="61BDFDF6" w:rsidR="00A26C25" w:rsidRDefault="00A26C25" w:rsidP="00F56C6B">
      <w:pPr>
        <w:ind w:left="720"/>
      </w:pPr>
      <w:r>
        <w:t>Set up looks like this:</w:t>
      </w:r>
    </w:p>
    <w:p w14:paraId="50C4BDE1" w14:textId="0FF44431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28E8D4EF" wp14:editId="548579DC">
            <wp:extent cx="5010150" cy="23316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tupgithubdeskt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404" cy="23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6416" w14:textId="77777777" w:rsidR="00C718A9" w:rsidRDefault="00C718A9" w:rsidP="00F56C6B">
      <w:pPr>
        <w:ind w:left="720"/>
      </w:pPr>
    </w:p>
    <w:p w14:paraId="7D1B66DA" w14:textId="77777777" w:rsidR="000C4F2E" w:rsidRDefault="000C4F2E">
      <w:pPr>
        <w:spacing w:after="160" w:line="259" w:lineRule="auto"/>
      </w:pPr>
      <w:r>
        <w:br w:type="page"/>
      </w:r>
    </w:p>
    <w:p w14:paraId="54DA624E" w14:textId="1CDA487B" w:rsidR="00A26C25" w:rsidRDefault="000C4F2E" w:rsidP="00F56C6B">
      <w:pPr>
        <w:ind w:left="720"/>
      </w:pPr>
      <w:commentRangeStart w:id="139"/>
      <w:r>
        <w:lastRenderedPageBreak/>
        <w:t>After setup,</w:t>
      </w:r>
      <w:r w:rsidR="00A26C25">
        <w:t xml:space="preserve"> click “US EPA” on the left, and find “Predicting…”</w:t>
      </w:r>
      <w:r w:rsidR="00C718A9">
        <w:t xml:space="preserve"> and click on it.</w:t>
      </w:r>
      <w:commentRangeEnd w:id="139"/>
      <w:r w:rsidR="000D4913">
        <w:rPr>
          <w:rStyle w:val="CommentReference"/>
        </w:rPr>
        <w:commentReference w:id="139"/>
      </w:r>
    </w:p>
    <w:p w14:paraId="691812C2" w14:textId="7E8FB2A6" w:rsidR="00A26C25" w:rsidRDefault="00A26C25" w:rsidP="00F56C6B">
      <w:pPr>
        <w:ind w:left="720"/>
      </w:pPr>
      <w:r>
        <w:rPr>
          <w:noProof/>
        </w:rPr>
        <w:drawing>
          <wp:inline distT="0" distB="0" distL="0" distR="0" wp14:anchorId="0BD5452B" wp14:editId="4E01BD4C">
            <wp:extent cx="4019550" cy="1800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hubDesktopClon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2" b="37802"/>
                    <a:stretch/>
                  </pic:blipFill>
                  <pic:spPr bwMode="auto">
                    <a:xfrm>
                      <a:off x="0" y="0"/>
                      <a:ext cx="40195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8C4E" w14:textId="5D75FB35" w:rsidR="00C718A9" w:rsidRDefault="00C718A9" w:rsidP="00F56C6B">
      <w:pPr>
        <w:ind w:left="720"/>
      </w:pPr>
    </w:p>
    <w:p w14:paraId="12331346" w14:textId="68CAA510" w:rsidR="00C718A9" w:rsidRDefault="000C4F2E" w:rsidP="00F56C6B">
      <w:pPr>
        <w:ind w:left="720"/>
      </w:pPr>
      <w:r>
        <w:t>It will say “N</w:t>
      </w:r>
      <w:r w:rsidR="00C718A9">
        <w:t xml:space="preserve">o local changes” and if you click on “open this repository” underneath that, it will take you to the location of </w:t>
      </w:r>
      <w:r>
        <w:t xml:space="preserve">the files </w:t>
      </w:r>
      <w:r w:rsidR="00C718A9">
        <w:t>download</w:t>
      </w:r>
      <w:r>
        <w:t>ed to your computer</w:t>
      </w:r>
      <w:r w:rsidR="00C718A9">
        <w:t>.</w:t>
      </w:r>
    </w:p>
    <w:p w14:paraId="70CB1430" w14:textId="400880A4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518AA45A" wp14:editId="1FBC9FA0">
            <wp:extent cx="5943600" cy="3164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nthisreposito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E58D" w14:textId="412B3C44" w:rsidR="00C718A9" w:rsidRDefault="00C718A9" w:rsidP="00F56C6B">
      <w:pPr>
        <w:ind w:left="720"/>
        <w:rPr>
          <w:rStyle w:val="Hyperlink"/>
        </w:rPr>
      </w:pPr>
      <w:r>
        <w:t>When making this tutorial, I forget</w:t>
      </w:r>
      <w:r w:rsidRPr="00C718A9">
        <w:rPr>
          <w:color w:val="FF0000"/>
        </w:rPr>
        <w:t>**</w:t>
      </w:r>
      <w:r>
        <w:t xml:space="preserve"> whether I had to do the following before getting the previous screen…go back to the original page: </w:t>
      </w:r>
      <w:hyperlink r:id="rId14" w:history="1">
        <w:r w:rsidRPr="00432A41">
          <w:rPr>
            <w:rStyle w:val="Hyperlink"/>
          </w:rPr>
          <w:t>https://github.com/USEPA/Predicting-Ecosystem-Response-and-Recovery-to-Nutrients</w:t>
        </w:r>
      </w:hyperlink>
    </w:p>
    <w:p w14:paraId="32B3D44C" w14:textId="77777777" w:rsidR="000C4F2E" w:rsidRDefault="000C4F2E" w:rsidP="00F56C6B">
      <w:pPr>
        <w:ind w:left="720"/>
      </w:pPr>
    </w:p>
    <w:p w14:paraId="46E1364A" w14:textId="77777777" w:rsidR="000C4F2E" w:rsidRDefault="000C4F2E">
      <w:pPr>
        <w:spacing w:after="160" w:line="259" w:lineRule="auto"/>
      </w:pPr>
      <w:r>
        <w:br w:type="page"/>
      </w:r>
    </w:p>
    <w:p w14:paraId="4E5B9CEE" w14:textId="50BDD66F" w:rsidR="00C718A9" w:rsidRDefault="00C718A9" w:rsidP="00F56C6B">
      <w:pPr>
        <w:ind w:left="720"/>
      </w:pPr>
      <w:r>
        <w:lastRenderedPageBreak/>
        <w:t xml:space="preserve">Now you can click “Clone or download”, then “Open in Desktop”.  If your GitHub Desktop is properly installed, it will </w:t>
      </w:r>
      <w:r w:rsidR="000C4F2E">
        <w:t>open</w:t>
      </w:r>
      <w:r>
        <w:t xml:space="preserve"> the following </w:t>
      </w:r>
      <w:r w:rsidR="000C4F2E">
        <w:t xml:space="preserve">Launch Application window </w:t>
      </w:r>
      <w:r>
        <w:t xml:space="preserve">instead of </w:t>
      </w:r>
      <w:r w:rsidR="000C4F2E">
        <w:t xml:space="preserve">taking you to </w:t>
      </w:r>
      <w:r>
        <w:t>the download page:</w:t>
      </w:r>
    </w:p>
    <w:p w14:paraId="47B20541" w14:textId="3D9BF9B0" w:rsidR="00C718A9" w:rsidRDefault="00C718A9" w:rsidP="00F56C6B">
      <w:pPr>
        <w:ind w:left="720"/>
      </w:pPr>
      <w:r>
        <w:rPr>
          <w:noProof/>
        </w:rPr>
        <w:drawing>
          <wp:inline distT="0" distB="0" distL="0" distR="0" wp14:anchorId="23C6A736" wp14:editId="3E7CB37F">
            <wp:extent cx="5610225" cy="3390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terSetup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09" b="9415"/>
                    <a:stretch/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11F4D" w14:textId="20A6803B" w:rsidR="00C718A9" w:rsidRDefault="00C718A9" w:rsidP="00F56C6B">
      <w:pPr>
        <w:ind w:left="720"/>
        <w:rPr>
          <w:color w:val="FF0000"/>
        </w:rPr>
      </w:pPr>
      <w:r w:rsidRPr="00C718A9">
        <w:rPr>
          <w:color w:val="FF0000"/>
        </w:rPr>
        <w:t>**If you do this and are reading this</w:t>
      </w:r>
      <w:r>
        <w:rPr>
          <w:color w:val="FF0000"/>
        </w:rPr>
        <w:t xml:space="preserve"> and can tell what I forgot</w:t>
      </w:r>
      <w:r w:rsidRPr="00C718A9">
        <w:rPr>
          <w:color w:val="FF0000"/>
        </w:rPr>
        <w:t>, please edit the tutorial with what you needed to do.</w:t>
      </w:r>
    </w:p>
    <w:p w14:paraId="2E9219E5" w14:textId="35F84474" w:rsidR="00C718A9" w:rsidRDefault="00C718A9" w:rsidP="00F56C6B">
      <w:pPr>
        <w:ind w:left="720"/>
        <w:rPr>
          <w:color w:val="FF0000"/>
        </w:rPr>
      </w:pPr>
    </w:p>
    <w:p w14:paraId="1066DCF3" w14:textId="3D5AD3DC" w:rsidR="00C718A9" w:rsidRPr="00C718A9" w:rsidRDefault="00C718A9" w:rsidP="00F56C6B">
      <w:pPr>
        <w:ind w:left="720"/>
      </w:pPr>
      <w:r w:rsidRPr="00C718A9">
        <w:t xml:space="preserve">In </w:t>
      </w:r>
      <w:r>
        <w:t xml:space="preserve">any case, do the ‘open this repository’ and note where the </w:t>
      </w:r>
      <w:r w:rsidRPr="00C718A9">
        <w:rPr>
          <w:b/>
        </w:rPr>
        <w:t>Predicting-Ecosystem-Response-and-Recovery-to-Nutrients.Rproj</w:t>
      </w:r>
      <w:r>
        <w:rPr>
          <w:b/>
        </w:rPr>
        <w:t xml:space="preserve"> </w:t>
      </w:r>
      <w:r w:rsidRPr="00C718A9">
        <w:t>file</w:t>
      </w:r>
      <w:r>
        <w:t xml:space="preserve"> is located, you will click on that to start the tutorial.</w:t>
      </w:r>
    </w:p>
    <w:p w14:paraId="09BB0043" w14:textId="07833341" w:rsidR="00C718A9" w:rsidRDefault="000C4F2E" w:rsidP="000C4F2E">
      <w:pPr>
        <w:spacing w:after="160" w:line="259" w:lineRule="auto"/>
      </w:pPr>
      <w:r>
        <w:br w:type="page"/>
      </w:r>
    </w:p>
    <w:p w14:paraId="6FD4319A" w14:textId="10DFF24F" w:rsidR="00C718A9" w:rsidRDefault="00C718A9" w:rsidP="00947C13">
      <w:pPr>
        <w:pStyle w:val="ListParagraph"/>
        <w:numPr>
          <w:ilvl w:val="0"/>
          <w:numId w:val="11"/>
        </w:numPr>
      </w:pPr>
      <w:r w:rsidRPr="00C718A9">
        <w:rPr>
          <w:b/>
        </w:rPr>
        <w:lastRenderedPageBreak/>
        <w:t>Instructions to get the code via download:</w:t>
      </w:r>
      <w:r>
        <w:t xml:space="preserve"> </w:t>
      </w:r>
    </w:p>
    <w:p w14:paraId="01D01F9D" w14:textId="63F6CA0A" w:rsidR="00F56C6B" w:rsidRDefault="00A26C25" w:rsidP="00F56C6B">
      <w:pPr>
        <w:ind w:left="720"/>
      </w:pPr>
      <w:r w:rsidRPr="00A26C25">
        <w:rPr>
          <w:b/>
        </w:rPr>
        <w:t>If having problems with GitHub:</w:t>
      </w:r>
      <w:r>
        <w:t xml:space="preserve">  </w:t>
      </w:r>
      <w:r w:rsidR="00F33740" w:rsidRPr="00F56C6B">
        <w:t>F</w:t>
      </w:r>
      <w:r>
        <w:t xml:space="preserve">or now, just get the zip file.  </w:t>
      </w:r>
      <w:r w:rsidR="00F33740" w:rsidRPr="00F56C6B">
        <w:t xml:space="preserve">Click the green </w:t>
      </w:r>
      <w:r w:rsidR="00F33740" w:rsidRPr="00F56C6B">
        <w:rPr>
          <w:b/>
        </w:rPr>
        <w:t>Clone or download</w:t>
      </w:r>
      <w:r w:rsidR="00F33740" w:rsidRPr="00F56C6B">
        <w:t xml:space="preserve"> button and </w:t>
      </w:r>
      <w:r w:rsidR="00F33740" w:rsidRPr="00F56C6B">
        <w:rPr>
          <w:b/>
        </w:rPr>
        <w:t>Download ZIP</w:t>
      </w:r>
      <w:r w:rsidR="00F33740" w:rsidRPr="00F56C6B">
        <w:t xml:space="preserve">.  </w:t>
      </w:r>
    </w:p>
    <w:p w14:paraId="5231B6F3" w14:textId="643AE9BF" w:rsidR="00F56C6B" w:rsidRPr="00F56C6B" w:rsidRDefault="00F56C6B" w:rsidP="00F56C6B">
      <w:pPr>
        <w:ind w:left="720"/>
      </w:pPr>
      <w:r>
        <w:rPr>
          <w:noProof/>
        </w:rPr>
        <w:drawing>
          <wp:inline distT="0" distB="0" distL="0" distR="0" wp14:anchorId="1EA632CA" wp14:editId="084F3FF7">
            <wp:extent cx="5850308" cy="3519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308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40" w:rsidRPr="00F56C6B">
        <w:t>Save to your computer.  Usually it will go to your Downloads folder.  Move it somewhere else</w:t>
      </w:r>
      <w:r>
        <w:t xml:space="preserve"> (e.g. Documents)</w:t>
      </w:r>
      <w:r w:rsidR="00F33740" w:rsidRPr="00F56C6B">
        <w:t>, right click</w:t>
      </w:r>
      <w:r>
        <w:t xml:space="preserve"> on the zipped file</w:t>
      </w:r>
      <w:r w:rsidR="00F33740" w:rsidRPr="00F56C6B">
        <w:t xml:space="preserve">, and </w:t>
      </w:r>
      <w:r>
        <w:rPr>
          <w:b/>
        </w:rPr>
        <w:t>Extract A</w:t>
      </w:r>
      <w:r w:rsidR="00F33740" w:rsidRPr="00F56C6B">
        <w:rPr>
          <w:b/>
        </w:rPr>
        <w:t>ll</w:t>
      </w:r>
      <w:r w:rsidR="00F33740" w:rsidRPr="00F56C6B">
        <w:t>.</w:t>
      </w:r>
    </w:p>
    <w:p w14:paraId="48A939AA" w14:textId="4BCBF695" w:rsidR="00F56C6B" w:rsidRDefault="00F56C6B" w:rsidP="00B56A91">
      <w:pPr>
        <w:rPr>
          <w:color w:val="1F497D"/>
        </w:rPr>
      </w:pPr>
    </w:p>
    <w:p w14:paraId="0EBD0843" w14:textId="57416B73" w:rsidR="00D43C33" w:rsidRDefault="00D43C33" w:rsidP="00D43C33">
      <w:pPr>
        <w:rPr>
          <w:ins w:id="140" w:author="Hagy, Jim" w:date="2017-05-10T13:36:00Z"/>
        </w:rPr>
        <w:pPrChange w:id="141" w:author="Hagy, Jim" w:date="2017-05-10T13:36:00Z">
          <w:pPr>
            <w:pStyle w:val="ListParagraph"/>
            <w:numPr>
              <w:numId w:val="6"/>
            </w:numPr>
            <w:ind w:hanging="360"/>
          </w:pPr>
        </w:pPrChange>
      </w:pPr>
    </w:p>
    <w:p w14:paraId="03C407BA" w14:textId="66AE3922" w:rsidR="00D43C33" w:rsidRDefault="00D43C33" w:rsidP="00D43C33">
      <w:pPr>
        <w:rPr>
          <w:ins w:id="142" w:author="Hagy, Jim" w:date="2017-05-10T13:36:00Z"/>
        </w:rPr>
        <w:pPrChange w:id="143" w:author="Hagy, Jim" w:date="2017-05-10T13:36:00Z">
          <w:pPr>
            <w:pStyle w:val="ListParagraph"/>
            <w:numPr>
              <w:numId w:val="6"/>
            </w:numPr>
            <w:ind w:hanging="360"/>
          </w:pPr>
        </w:pPrChange>
      </w:pPr>
      <w:ins w:id="144" w:author="Hagy, Jim" w:date="2017-05-10T13:36:00Z">
        <w:r>
          <w:t>Preparing to Run CGEM</w:t>
        </w:r>
      </w:ins>
    </w:p>
    <w:p w14:paraId="0DC19A19" w14:textId="461B5AAF" w:rsidR="00D43C33" w:rsidRDefault="00D43C33" w:rsidP="00D43C33">
      <w:pPr>
        <w:rPr>
          <w:ins w:id="145" w:author="Hagy, Jim" w:date="2017-05-11T09:42:00Z"/>
        </w:rPr>
        <w:pPrChange w:id="146" w:author="Hagy, Jim" w:date="2017-05-10T13:36:00Z">
          <w:pPr>
            <w:pStyle w:val="ListParagraph"/>
            <w:numPr>
              <w:numId w:val="6"/>
            </w:numPr>
            <w:ind w:hanging="360"/>
          </w:pPr>
        </w:pPrChange>
      </w:pPr>
    </w:p>
    <w:p w14:paraId="0ABB33F4" w14:textId="2E2E2CFC" w:rsidR="00CC7B31" w:rsidRDefault="00CC7B31" w:rsidP="00D43C33">
      <w:pPr>
        <w:rPr>
          <w:ins w:id="147" w:author="Hagy, Jim" w:date="2017-05-11T09:44:00Z"/>
        </w:rPr>
        <w:pPrChange w:id="148" w:author="Hagy, Jim" w:date="2017-05-10T13:36:00Z">
          <w:pPr>
            <w:pStyle w:val="ListParagraph"/>
            <w:numPr>
              <w:numId w:val="6"/>
            </w:numPr>
            <w:ind w:hanging="360"/>
          </w:pPr>
        </w:pPrChange>
      </w:pPr>
      <w:ins w:id="149" w:author="Hagy, Jim" w:date="2017-05-11T09:44:00Z">
        <w:r>
          <w:t>Open rstudio and execute the following commands to install the necessary packages:</w:t>
        </w:r>
      </w:ins>
    </w:p>
    <w:p w14:paraId="616A20F3" w14:textId="77777777" w:rsidR="00CC7B31" w:rsidRDefault="00CC7B31" w:rsidP="00D43C33">
      <w:pPr>
        <w:rPr>
          <w:ins w:id="150" w:author="Hagy, Jim" w:date="2017-05-11T09:41:00Z"/>
        </w:rPr>
        <w:pPrChange w:id="151" w:author="Hagy, Jim" w:date="2017-05-10T13:36:00Z">
          <w:pPr>
            <w:pStyle w:val="ListParagraph"/>
            <w:numPr>
              <w:numId w:val="6"/>
            </w:numPr>
            <w:ind w:hanging="360"/>
          </w:pPr>
        </w:pPrChange>
      </w:pPr>
    </w:p>
    <w:p w14:paraId="5717C632" w14:textId="1E12CE85" w:rsidR="00CC7B31" w:rsidRPr="00CC7B31" w:rsidRDefault="00CC7B31" w:rsidP="00CC7B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ins w:id="152" w:author="Hagy, Jim" w:date="2017-05-11T09:42:00Z"/>
          <w:rFonts w:ascii="Lucida Console" w:eastAsia="Times New Roman" w:hAnsi="Lucida Console" w:cs="Courier New"/>
          <w:color w:val="000000"/>
          <w:sz w:val="20"/>
          <w:szCs w:val="20"/>
        </w:rPr>
      </w:pPr>
      <w:ins w:id="153" w:author="Hagy, Jim" w:date="2017-05-11T09:42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install.packages("</w:t>
        </w:r>
      </w:ins>
      <w:ins w:id="154" w:author="Hagy, Jim" w:date="2017-05-11T09:43:00Z">
        <w:r>
          <w:rPr>
            <w:rFonts w:ascii="Lucida Console" w:eastAsia="Times New Roman" w:hAnsi="Lucida Console" w:cs="Courier New"/>
            <w:color w:val="0000FF"/>
            <w:sz w:val="20"/>
            <w:szCs w:val="20"/>
          </w:rPr>
          <w:t>shiny</w:t>
        </w:r>
      </w:ins>
      <w:ins w:id="155" w:author="Hagy, Jim" w:date="2017-05-11T09:42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")</w:t>
        </w:r>
      </w:ins>
    </w:p>
    <w:p w14:paraId="6EC64906" w14:textId="65295FE3" w:rsidR="00CC7B31" w:rsidRDefault="00CC7B31" w:rsidP="00D43C33">
      <w:pPr>
        <w:rPr>
          <w:ins w:id="156" w:author="Hagy, Jim" w:date="2017-05-11T09:42:00Z"/>
          <w:rFonts w:ascii="Lucida Console" w:eastAsia="Times New Roman" w:hAnsi="Lucida Console" w:cs="Courier New"/>
          <w:color w:val="0000FF"/>
          <w:sz w:val="20"/>
          <w:szCs w:val="20"/>
        </w:rPr>
        <w:pPrChange w:id="157" w:author="Hagy, Jim" w:date="2017-05-10T13:36:00Z">
          <w:pPr>
            <w:pStyle w:val="ListParagraph"/>
            <w:numPr>
              <w:numId w:val="6"/>
            </w:numPr>
            <w:ind w:hanging="360"/>
          </w:pPr>
        </w:pPrChange>
      </w:pPr>
      <w:ins w:id="158" w:author="Hagy, Jim" w:date="2017-05-11T09:42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install.packages("</w:t>
        </w:r>
      </w:ins>
      <w:ins w:id="159" w:author="Hagy, Jim" w:date="2017-05-11T09:43:00Z">
        <w:r>
          <w:rPr>
            <w:rFonts w:ascii="Lucida Console" w:eastAsia="Times New Roman" w:hAnsi="Lucida Console" w:cs="Courier New"/>
            <w:color w:val="0000FF"/>
            <w:sz w:val="20"/>
            <w:szCs w:val="20"/>
          </w:rPr>
          <w:t>shinyjs</w:t>
        </w:r>
      </w:ins>
      <w:ins w:id="160" w:author="Hagy, Jim" w:date="2017-05-11T09:42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")</w:t>
        </w:r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 xml:space="preserve"> </w:t>
        </w:r>
      </w:ins>
    </w:p>
    <w:p w14:paraId="676291E3" w14:textId="346BB93D" w:rsidR="00CC7B31" w:rsidRDefault="00CC7B31" w:rsidP="00D43C33">
      <w:pPr>
        <w:rPr>
          <w:ins w:id="161" w:author="Hagy, Jim" w:date="2017-05-11T09:43:00Z"/>
          <w:rFonts w:ascii="Lucida Console" w:eastAsia="Times New Roman" w:hAnsi="Lucida Console" w:cs="Courier New"/>
          <w:color w:val="0000FF"/>
          <w:sz w:val="20"/>
          <w:szCs w:val="20"/>
        </w:rPr>
        <w:pPrChange w:id="162" w:author="Hagy, Jim" w:date="2017-05-10T13:36:00Z">
          <w:pPr>
            <w:pStyle w:val="ListParagraph"/>
            <w:numPr>
              <w:numId w:val="6"/>
            </w:numPr>
            <w:ind w:hanging="360"/>
          </w:pPr>
        </w:pPrChange>
      </w:pPr>
      <w:ins w:id="163" w:author="Hagy, Jim" w:date="2017-05-11T09:42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install.packages("</w:t>
        </w:r>
      </w:ins>
      <w:ins w:id="164" w:author="Hagy, Jim" w:date="2017-05-11T09:43:00Z">
        <w:r>
          <w:rPr>
            <w:rFonts w:ascii="Lucida Console" w:eastAsia="Times New Roman" w:hAnsi="Lucida Console" w:cs="Courier New"/>
            <w:color w:val="0000FF"/>
            <w:sz w:val="20"/>
            <w:szCs w:val="20"/>
          </w:rPr>
          <w:t>ggplot2</w:t>
        </w:r>
      </w:ins>
      <w:ins w:id="165" w:author="Hagy, Jim" w:date="2017-05-11T09:42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")</w:t>
        </w:r>
      </w:ins>
    </w:p>
    <w:p w14:paraId="731C354B" w14:textId="0CCF9C5A" w:rsidR="00CC7B31" w:rsidRDefault="00CC7B31" w:rsidP="00CC7B31">
      <w:pPr>
        <w:rPr>
          <w:ins w:id="166" w:author="Hagy, Jim" w:date="2017-05-11T09:43:00Z"/>
        </w:rPr>
      </w:pPr>
      <w:ins w:id="167" w:author="Hagy, Jim" w:date="2017-05-11T09:43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install.packages("</w:t>
        </w:r>
        <w:r>
          <w:rPr>
            <w:rFonts w:ascii="Lucida Console" w:eastAsia="Times New Roman" w:hAnsi="Lucida Console" w:cs="Courier New"/>
            <w:color w:val="0000FF"/>
            <w:sz w:val="20"/>
            <w:szCs w:val="20"/>
          </w:rPr>
          <w:t>dygraphs</w:t>
        </w:r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")</w:t>
        </w:r>
      </w:ins>
    </w:p>
    <w:p w14:paraId="1C357FF3" w14:textId="77777777" w:rsidR="00CC7B31" w:rsidRDefault="00CC7B31" w:rsidP="00CC7B31">
      <w:pPr>
        <w:rPr>
          <w:ins w:id="168" w:author="Hagy, Jim" w:date="2017-05-11T09:43:00Z"/>
        </w:rPr>
      </w:pPr>
      <w:ins w:id="169" w:author="Hagy, Jim" w:date="2017-05-11T09:43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install.packages("dplyr")</w:t>
        </w:r>
      </w:ins>
    </w:p>
    <w:p w14:paraId="4B7A50F0" w14:textId="49F67332" w:rsidR="00CC7B31" w:rsidRDefault="00CC7B31" w:rsidP="00CC7B31">
      <w:pPr>
        <w:rPr>
          <w:ins w:id="170" w:author="Hagy, Jim" w:date="2017-05-11T09:43:00Z"/>
        </w:rPr>
      </w:pPr>
      <w:ins w:id="171" w:author="Hagy, Jim" w:date="2017-05-11T09:43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install.packages("</w:t>
        </w:r>
        <w:r>
          <w:rPr>
            <w:rFonts w:ascii="Lucida Console" w:eastAsia="Times New Roman" w:hAnsi="Lucida Console" w:cs="Courier New"/>
            <w:color w:val="0000FF"/>
            <w:sz w:val="20"/>
            <w:szCs w:val="20"/>
          </w:rPr>
          <w:t>tidyr</w:t>
        </w:r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")</w:t>
        </w:r>
      </w:ins>
    </w:p>
    <w:p w14:paraId="2E7FE1DA" w14:textId="28525427" w:rsidR="00CC7B31" w:rsidRDefault="00CC7B31" w:rsidP="00CC7B31">
      <w:pPr>
        <w:rPr>
          <w:ins w:id="172" w:author="Hagy, Jim" w:date="2017-05-11T09:43:00Z"/>
        </w:rPr>
      </w:pPr>
      <w:ins w:id="173" w:author="Hagy, Jim" w:date="2017-05-11T09:43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install.packages("</w:t>
        </w:r>
        <w:r>
          <w:rPr>
            <w:rFonts w:ascii="Lucida Console" w:eastAsia="Times New Roman" w:hAnsi="Lucida Console" w:cs="Courier New"/>
            <w:color w:val="0000FF"/>
            <w:sz w:val="20"/>
            <w:szCs w:val="20"/>
          </w:rPr>
          <w:t>xts</w:t>
        </w:r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")</w:t>
        </w:r>
      </w:ins>
    </w:p>
    <w:p w14:paraId="7B0839CA" w14:textId="0B9A8E15" w:rsidR="00CC7B31" w:rsidRDefault="00CC7B31" w:rsidP="00CC7B31">
      <w:pPr>
        <w:rPr>
          <w:ins w:id="174" w:author="Hagy, Jim" w:date="2017-05-11T09:43:00Z"/>
        </w:rPr>
      </w:pPr>
      <w:ins w:id="175" w:author="Hagy, Jim" w:date="2017-05-11T09:43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install.packages("</w:t>
        </w:r>
        <w:r>
          <w:rPr>
            <w:rFonts w:ascii="Lucida Console" w:eastAsia="Times New Roman" w:hAnsi="Lucida Console" w:cs="Courier New"/>
            <w:color w:val="0000FF"/>
            <w:sz w:val="20"/>
            <w:szCs w:val="20"/>
          </w:rPr>
          <w:t>ncdf4</w:t>
        </w:r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")</w:t>
        </w:r>
      </w:ins>
    </w:p>
    <w:p w14:paraId="059DF32C" w14:textId="6E436381" w:rsidR="00CC7B31" w:rsidRDefault="00CC7B31" w:rsidP="00CC7B31">
      <w:pPr>
        <w:rPr>
          <w:ins w:id="176" w:author="Hagy, Jim" w:date="2017-05-11T09:43:00Z"/>
        </w:rPr>
      </w:pPr>
      <w:ins w:id="177" w:author="Hagy, Jim" w:date="2017-05-11T09:43:00Z"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install.packages("</w:t>
        </w:r>
        <w:r>
          <w:rPr>
            <w:rFonts w:ascii="Lucida Console" w:eastAsia="Times New Roman" w:hAnsi="Lucida Console" w:cs="Courier New"/>
            <w:color w:val="0000FF"/>
            <w:sz w:val="20"/>
            <w:szCs w:val="20"/>
          </w:rPr>
          <w:t>htmltools</w:t>
        </w:r>
        <w:r w:rsidRPr="00CC7B31">
          <w:rPr>
            <w:rFonts w:ascii="Lucida Console" w:eastAsia="Times New Roman" w:hAnsi="Lucida Console" w:cs="Courier New"/>
            <w:color w:val="0000FF"/>
            <w:sz w:val="20"/>
            <w:szCs w:val="20"/>
          </w:rPr>
          <w:t>")</w:t>
        </w:r>
      </w:ins>
    </w:p>
    <w:p w14:paraId="119DF066" w14:textId="3C8082C2" w:rsidR="00CC7B31" w:rsidRDefault="00CC7B31" w:rsidP="00D43C33">
      <w:pPr>
        <w:rPr>
          <w:ins w:id="178" w:author="Hagy, Jim" w:date="2017-05-11T09:44:00Z"/>
        </w:rPr>
        <w:pPrChange w:id="179" w:author="Hagy, Jim" w:date="2017-05-10T13:36:00Z">
          <w:pPr>
            <w:pStyle w:val="ListParagraph"/>
            <w:numPr>
              <w:numId w:val="6"/>
            </w:numPr>
            <w:ind w:hanging="360"/>
          </w:pPr>
        </w:pPrChange>
      </w:pPr>
    </w:p>
    <w:p w14:paraId="292523B2" w14:textId="44D437EA" w:rsidR="00CC7B31" w:rsidRDefault="00CC7B31" w:rsidP="00D43C33">
      <w:pPr>
        <w:rPr>
          <w:ins w:id="180" w:author="Hagy, Jim" w:date="2017-05-11T09:45:00Z"/>
        </w:rPr>
        <w:pPrChange w:id="181" w:author="Hagy, Jim" w:date="2017-05-10T13:36:00Z">
          <w:pPr>
            <w:pStyle w:val="ListParagraph"/>
            <w:numPr>
              <w:numId w:val="6"/>
            </w:numPr>
            <w:ind w:hanging="360"/>
          </w:pPr>
        </w:pPrChange>
      </w:pPr>
      <w:ins w:id="182" w:author="Hagy, Jim" w:date="2017-05-11T09:46:00Z">
        <w:r>
          <w:t>T</w:t>
        </w:r>
      </w:ins>
      <w:ins w:id="183" w:author="Hagy, Jim" w:date="2017-05-11T09:45:00Z">
        <w:r>
          <w:t xml:space="preserve">he packages </w:t>
        </w:r>
      </w:ins>
      <w:ins w:id="184" w:author="Hagy, Jim" w:date="2017-05-11T09:46:00Z">
        <w:r>
          <w:t xml:space="preserve">may also be installed using pull-down menus by selecting “Tools/Install Packages …” </w:t>
        </w:r>
      </w:ins>
      <w:ins w:id="185" w:author="Hagy, Jim" w:date="2017-05-11T09:44:00Z">
        <w:r>
          <w:t xml:space="preserve">After installation has completed, </w:t>
        </w:r>
      </w:ins>
      <w:ins w:id="186" w:author="Hagy, Jim" w:date="2017-05-11T09:45:00Z">
        <w:r>
          <w:t>close R Studio.</w:t>
        </w:r>
      </w:ins>
    </w:p>
    <w:p w14:paraId="5BF27584" w14:textId="77777777" w:rsidR="00CC7B31" w:rsidRDefault="00CC7B31" w:rsidP="00D43C33">
      <w:pPr>
        <w:rPr>
          <w:ins w:id="187" w:author="Hagy, Jim" w:date="2017-05-10T13:36:00Z"/>
        </w:rPr>
        <w:pPrChange w:id="188" w:author="Hagy, Jim" w:date="2017-05-10T13:36:00Z">
          <w:pPr>
            <w:pStyle w:val="ListParagraph"/>
            <w:numPr>
              <w:numId w:val="6"/>
            </w:numPr>
            <w:ind w:hanging="360"/>
          </w:pPr>
        </w:pPrChange>
      </w:pPr>
    </w:p>
    <w:p w14:paraId="1320117A" w14:textId="6FB5063B" w:rsidR="00F56C6B" w:rsidRDefault="00F56C6B" w:rsidP="00F56C6B">
      <w:pPr>
        <w:pStyle w:val="ListParagraph"/>
        <w:numPr>
          <w:ilvl w:val="0"/>
          <w:numId w:val="6"/>
        </w:numPr>
      </w:pPr>
      <w:r>
        <w:t xml:space="preserve">Have R Studio installed, </w:t>
      </w:r>
      <w:r w:rsidR="000C4F2E">
        <w:t xml:space="preserve">open it, </w:t>
      </w:r>
      <w:r>
        <w:t>then:</w:t>
      </w:r>
    </w:p>
    <w:p w14:paraId="33B4DB67" w14:textId="3D03EB9E" w:rsidR="00F56C6B" w:rsidRDefault="00F56C6B" w:rsidP="00F56C6B">
      <w:pPr>
        <w:pStyle w:val="ListParagraph"/>
      </w:pPr>
      <w:r>
        <w:t>Install necessary packages, click “Packages, Install”:</w:t>
      </w:r>
    </w:p>
    <w:p w14:paraId="5A72CFFC" w14:textId="0156345A" w:rsidR="00F56C6B" w:rsidRDefault="00F56C6B" w:rsidP="00F56C6B">
      <w:pPr>
        <w:pStyle w:val="ListParagraph"/>
      </w:pPr>
      <w:r>
        <w:t>-shiny</w:t>
      </w:r>
    </w:p>
    <w:p w14:paraId="63230628" w14:textId="7AA6F7E0" w:rsidR="00F56C6B" w:rsidRDefault="00F56C6B" w:rsidP="00F56C6B">
      <w:pPr>
        <w:pStyle w:val="ListParagraph"/>
      </w:pPr>
      <w:r>
        <w:t>-shinyjs</w:t>
      </w:r>
    </w:p>
    <w:p w14:paraId="72804262" w14:textId="483F8B02" w:rsidR="00F56C6B" w:rsidRDefault="00F56C6B" w:rsidP="00F56C6B">
      <w:pPr>
        <w:pStyle w:val="ListParagraph"/>
      </w:pPr>
      <w:r>
        <w:t>-ggplot2</w:t>
      </w:r>
    </w:p>
    <w:p w14:paraId="48C498FA" w14:textId="68D85096" w:rsidR="00F56C6B" w:rsidRDefault="00F56C6B" w:rsidP="00F56C6B">
      <w:pPr>
        <w:pStyle w:val="ListParagraph"/>
      </w:pPr>
      <w:r>
        <w:lastRenderedPageBreak/>
        <w:t>-dygraphs</w:t>
      </w:r>
    </w:p>
    <w:p w14:paraId="4D9885E6" w14:textId="67F6184C" w:rsidR="00F56C6B" w:rsidRDefault="00F56C6B" w:rsidP="00F56C6B">
      <w:pPr>
        <w:pStyle w:val="ListParagraph"/>
      </w:pPr>
      <w:r>
        <w:t>-dplyr</w:t>
      </w:r>
    </w:p>
    <w:p w14:paraId="670EFE37" w14:textId="5E95B4B6" w:rsidR="00F56C6B" w:rsidRDefault="00F56C6B" w:rsidP="00F56C6B">
      <w:pPr>
        <w:pStyle w:val="ListParagraph"/>
      </w:pPr>
      <w:r>
        <w:t>-tidyr</w:t>
      </w:r>
    </w:p>
    <w:p w14:paraId="304299FD" w14:textId="6ECEE150" w:rsidR="00F56C6B" w:rsidRDefault="00F56C6B" w:rsidP="00F56C6B">
      <w:pPr>
        <w:pStyle w:val="ListParagraph"/>
      </w:pPr>
      <w:r>
        <w:t>-xts</w:t>
      </w:r>
    </w:p>
    <w:p w14:paraId="11A6A896" w14:textId="752E5062" w:rsidR="00F56C6B" w:rsidRDefault="00F56C6B" w:rsidP="00F56C6B">
      <w:pPr>
        <w:pStyle w:val="ListParagraph"/>
      </w:pPr>
      <w:r>
        <w:t>-ncdf4</w:t>
      </w:r>
    </w:p>
    <w:p w14:paraId="0CCEBBE9" w14:textId="31C6762D" w:rsidR="00F56C6B" w:rsidRDefault="00F56C6B" w:rsidP="00F56C6B">
      <w:pPr>
        <w:pStyle w:val="ListParagraph"/>
      </w:pPr>
      <w:r>
        <w:t>-htmltools</w:t>
      </w:r>
    </w:p>
    <w:p w14:paraId="25B06062" w14:textId="66367C4D" w:rsidR="00F56C6B" w:rsidRDefault="00F56C6B" w:rsidP="00F56C6B">
      <w:pPr>
        <w:pStyle w:val="ListParagraph"/>
      </w:pPr>
      <w:r>
        <w:t>Close R Studio.</w:t>
      </w:r>
    </w:p>
    <w:p w14:paraId="534B77AE" w14:textId="77777777" w:rsidR="00F56C6B" w:rsidRDefault="00F56C6B" w:rsidP="00F56C6B">
      <w:pPr>
        <w:pStyle w:val="ListParagraph"/>
      </w:pPr>
    </w:p>
    <w:p w14:paraId="4E7800F6" w14:textId="21051828" w:rsidR="00F56256" w:rsidRDefault="00F33740" w:rsidP="000C4F2E">
      <w:pPr>
        <w:pStyle w:val="ListParagraph"/>
        <w:numPr>
          <w:ilvl w:val="0"/>
          <w:numId w:val="6"/>
        </w:numPr>
      </w:pPr>
      <w:r w:rsidRPr="00F56C6B">
        <w:t xml:space="preserve">Go to where you </w:t>
      </w:r>
      <w:r w:rsidR="000C4F2E">
        <w:t xml:space="preserve">downloaded the code from GitHub, or where you </w:t>
      </w:r>
      <w:r w:rsidRPr="00F56C6B">
        <w:t xml:space="preserve">unzipped the directory from </w:t>
      </w:r>
      <w:r w:rsidR="000C4F2E" w:rsidRPr="00F56C6B">
        <w:t>GitHub</w:t>
      </w:r>
      <w:r w:rsidR="000C4F2E">
        <w:t xml:space="preserve">.  </w:t>
      </w:r>
      <w:r w:rsidR="00B56A91" w:rsidRPr="00F56C6B">
        <w:t xml:space="preserve">In </w:t>
      </w:r>
      <w:r w:rsidR="00003521" w:rsidRPr="00F56C6B">
        <w:t>that</w:t>
      </w:r>
      <w:r w:rsidR="00B56A91" w:rsidRPr="00F56C6B">
        <w:t xml:space="preserve"> directory, double click </w:t>
      </w:r>
      <w:r w:rsidR="008279FA" w:rsidRPr="00F56C6B">
        <w:t>Predicting-Ecosystem-Response-and-Recovery-to-Nutrients.Rproj</w:t>
      </w:r>
      <w:r w:rsidR="00B56A91" w:rsidRPr="00F56C6B">
        <w:t>.  This will launch R Studio</w:t>
      </w:r>
      <w:r w:rsidR="000C4F2E">
        <w:t>,</w:t>
      </w:r>
      <w:r w:rsidR="00B56A91" w:rsidRPr="00F56C6B">
        <w:t xml:space="preserve"> and</w:t>
      </w:r>
      <w:r w:rsidR="008279FA" w:rsidRPr="00F56C6B">
        <w:t xml:space="preserve"> you should be in that</w:t>
      </w:r>
      <w:r w:rsidR="00B56A91" w:rsidRPr="00F56C6B">
        <w:t xml:space="preserve"> directory</w:t>
      </w:r>
      <w:r w:rsidR="000C4F2E">
        <w:t xml:space="preserve"> within R</w:t>
      </w:r>
      <w:r w:rsidR="00B56A91" w:rsidRPr="00F56C6B">
        <w:t>.</w:t>
      </w:r>
      <w:r w:rsidR="008279FA" w:rsidRPr="00F56C6B">
        <w:t xml:space="preserve">  Verify by typing “getwd()” in the Console.</w:t>
      </w:r>
    </w:p>
    <w:p w14:paraId="54230509" w14:textId="77777777" w:rsidR="000C4F2E" w:rsidRDefault="000C4F2E">
      <w:pPr>
        <w:spacing w:after="160" w:line="259" w:lineRule="auto"/>
      </w:pPr>
      <w:r>
        <w:br w:type="page"/>
      </w:r>
    </w:p>
    <w:p w14:paraId="0470C1C4" w14:textId="4C1986E9" w:rsidR="00003521" w:rsidRDefault="003A6D8F" w:rsidP="00B56A91">
      <w:pPr>
        <w:pStyle w:val="ListParagraph"/>
        <w:numPr>
          <w:ilvl w:val="0"/>
          <w:numId w:val="6"/>
        </w:numPr>
      </w:pPr>
      <w:r>
        <w:lastRenderedPageBreak/>
        <w:t xml:space="preserve">Under the </w:t>
      </w:r>
      <w:r w:rsidRPr="003A6D8F">
        <w:rPr>
          <w:b/>
        </w:rPr>
        <w:t>Files</w:t>
      </w:r>
      <w:r w:rsidR="53980C99" w:rsidRPr="003A6D8F">
        <w:t xml:space="preserve"> tab, </w:t>
      </w:r>
      <w:r w:rsidR="000C4F2E">
        <w:t>go to the FishTank_Shiny</w:t>
      </w:r>
      <w:r w:rsidR="008279FA" w:rsidRPr="003A6D8F">
        <w:t xml:space="preserve"> subdirectory.  </w:t>
      </w:r>
      <w:r w:rsidR="00003521">
        <w:rPr>
          <w:noProof/>
        </w:rPr>
        <w:drawing>
          <wp:inline distT="0" distB="0" distL="0" distR="0" wp14:anchorId="3FC1DDB4" wp14:editId="2305D0A4">
            <wp:extent cx="4142050" cy="22560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_FilesTa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03" cy="22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613" w14:textId="77777777" w:rsidR="00F56256" w:rsidRDefault="00F56256" w:rsidP="00F56256">
      <w:pPr>
        <w:pStyle w:val="ListParagraph"/>
      </w:pPr>
    </w:p>
    <w:p w14:paraId="10C2C6B9" w14:textId="77777777" w:rsidR="00F56256" w:rsidRPr="003A6D8F" w:rsidRDefault="00F56256" w:rsidP="00F56256">
      <w:pPr>
        <w:pStyle w:val="ListParagraph"/>
      </w:pPr>
    </w:p>
    <w:p w14:paraId="60D1A19E" w14:textId="057CE5DF" w:rsidR="00B56A91" w:rsidRPr="003A6D8F" w:rsidRDefault="00003521" w:rsidP="003A6D8F">
      <w:pPr>
        <w:pStyle w:val="ListParagraph"/>
        <w:numPr>
          <w:ilvl w:val="0"/>
          <w:numId w:val="7"/>
        </w:numPr>
      </w:pPr>
      <w:r w:rsidRPr="003A6D8F">
        <w:t>In FishTank_Shiny, c</w:t>
      </w:r>
      <w:r w:rsidR="53980C99" w:rsidRPr="003A6D8F">
        <w:t>lick on the file ui.R within R Studio</w:t>
      </w:r>
      <w:r w:rsidRPr="003A6D8F">
        <w:t xml:space="preserve"> in the files tab, and the file ui.R will appear in the left top panel. C</w:t>
      </w:r>
      <w:r w:rsidR="53980C99" w:rsidRPr="003A6D8F">
        <w:t xml:space="preserve">lick on </w:t>
      </w:r>
      <w:r w:rsidR="53980C99" w:rsidRPr="000C4F2E">
        <w:rPr>
          <w:b/>
        </w:rPr>
        <w:t>RunApp</w:t>
      </w:r>
      <w:r w:rsidR="53980C99" w:rsidRPr="003A6D8F">
        <w:t xml:space="preserve"> (gree</w:t>
      </w:r>
      <w:r w:rsidRPr="003A6D8F">
        <w:t xml:space="preserve">n arrow on the right of ui.R). </w:t>
      </w:r>
      <w:r w:rsidR="000C4F2E">
        <w:t xml:space="preserve"> This tutorial was tested with </w:t>
      </w:r>
      <w:r w:rsidR="000C4F2E" w:rsidRPr="000C4F2E">
        <w:rPr>
          <w:b/>
        </w:rPr>
        <w:t>Run in Window</w:t>
      </w:r>
      <w:r w:rsidRPr="003A6D8F">
        <w:t xml:space="preserve"> selected.</w:t>
      </w:r>
    </w:p>
    <w:p w14:paraId="2744363C" w14:textId="72A4543A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1B9B0930" wp14:editId="265D8D0B">
            <wp:extent cx="59436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Ap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BF3" w14:textId="6C1D3B57" w:rsidR="00003521" w:rsidRDefault="00003521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87A56F1" wp14:editId="40889738">
            <wp:extent cx="1435184" cy="898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_in_windo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82" cy="9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017" w14:textId="40AE2CBF" w:rsidR="00B56A91" w:rsidRPr="003A6D8F" w:rsidRDefault="4BDEAF7A" w:rsidP="00B56A91">
      <w:r w:rsidRPr="4BDEAF7A">
        <w:rPr>
          <w:color w:val="1F497D"/>
        </w:rPr>
        <w:t xml:space="preserve">-          </w:t>
      </w:r>
      <w:r w:rsidR="00003521" w:rsidRPr="003A6D8F">
        <w:t xml:space="preserve">Clicking on </w:t>
      </w:r>
      <w:r w:rsidR="00003521" w:rsidRPr="003A6D8F">
        <w:rPr>
          <w:b/>
        </w:rPr>
        <w:t>Run App</w:t>
      </w:r>
      <w:r w:rsidR="00003521" w:rsidRPr="003A6D8F">
        <w:t xml:space="preserve"> </w:t>
      </w:r>
      <w:r w:rsidRPr="003A6D8F">
        <w:t>should open a window with the FishTank application.  If you have an error and need to install something else, f</w:t>
      </w:r>
      <w:r w:rsidR="00003521" w:rsidRPr="003A6D8F">
        <w:t>irst click on the red stop sign</w:t>
      </w:r>
      <w:r w:rsidRPr="003A6D8F">
        <w:t xml:space="preserve"> </w:t>
      </w:r>
      <w:r w:rsidR="00003521" w:rsidRPr="003A6D8F">
        <w:rPr>
          <w:noProof/>
        </w:rPr>
        <w:drawing>
          <wp:inline distT="0" distB="0" distL="0" distR="0" wp14:anchorId="41B2959C" wp14:editId="6DF1162C">
            <wp:extent cx="157017" cy="16922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p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7" t="17566" r="26887" b="21078"/>
                    <a:stretch/>
                  </pic:blipFill>
                  <pic:spPr bwMode="auto">
                    <a:xfrm>
                      <a:off x="0" y="0"/>
                      <a:ext cx="157281" cy="16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521" w:rsidRPr="003A6D8F">
        <w:t xml:space="preserve"> </w:t>
      </w:r>
      <w:r w:rsidRPr="003A6D8F">
        <w:t>to stop R</w:t>
      </w:r>
      <w:r w:rsidR="00B85547">
        <w:t xml:space="preserve"> </w:t>
      </w:r>
      <w:r w:rsidRPr="003A6D8F">
        <w:t>Shiny, then i</w:t>
      </w:r>
      <w:r w:rsidR="003A6D8F">
        <w:t xml:space="preserve">nstall the package, then click </w:t>
      </w:r>
      <w:r w:rsidR="003A6D8F" w:rsidRPr="00B85547">
        <w:rPr>
          <w:b/>
        </w:rPr>
        <w:t>Run App</w:t>
      </w:r>
      <w:r w:rsidRPr="003A6D8F">
        <w:t xml:space="preserve"> again.</w:t>
      </w:r>
    </w:p>
    <w:p w14:paraId="6E4647E5" w14:textId="77777777" w:rsidR="00DE54BD" w:rsidRDefault="57DF1CCE" w:rsidP="57DF1CCE">
      <w:pPr>
        <w:rPr>
          <w:color w:val="1F497D"/>
        </w:rPr>
      </w:pPr>
      <w:r w:rsidRPr="003A6D8F">
        <w:t>-          FishTank for R Shiny will open in a bro</w:t>
      </w:r>
      <w:r w:rsidR="00003521" w:rsidRPr="003A6D8F">
        <w:t xml:space="preserve">wser and the first tab will be </w:t>
      </w:r>
      <w:r w:rsidRPr="003A6D8F">
        <w:rPr>
          <w:b/>
        </w:rPr>
        <w:t>Sel</w:t>
      </w:r>
      <w:r w:rsidR="00003521" w:rsidRPr="003A6D8F">
        <w:rPr>
          <w:b/>
        </w:rPr>
        <w:t>ect parameters</w:t>
      </w:r>
      <w:r w:rsidR="00003521" w:rsidRPr="003A6D8F">
        <w:t xml:space="preserve">.  Click on the </w:t>
      </w:r>
      <w:r w:rsidRPr="003A6D8F">
        <w:rPr>
          <w:b/>
        </w:rPr>
        <w:t>Model output</w:t>
      </w:r>
      <w:r w:rsidRPr="003A6D8F">
        <w:t xml:space="preserve"> tab.</w:t>
      </w:r>
      <w:r w:rsidR="00003521" w:rsidRPr="003A6D8F">
        <w:t xml:space="preserve">  Now click on the </w:t>
      </w:r>
      <w:r w:rsidR="00003521" w:rsidRPr="003A6D8F">
        <w:rPr>
          <w:b/>
        </w:rPr>
        <w:t>FishTank GEM</w:t>
      </w:r>
      <w:r w:rsidRPr="003A6D8F">
        <w:t xml:space="preserve"> logo button in the top left hand corner</w:t>
      </w:r>
      <w:r w:rsidR="00DE54BD" w:rsidRPr="003A6D8F">
        <w:t xml:space="preserve">. </w:t>
      </w:r>
      <w:r w:rsidR="00DE54BD">
        <w:rPr>
          <w:noProof/>
          <w:color w:val="1F497D"/>
        </w:rPr>
        <w:drawing>
          <wp:inline distT="0" distB="0" distL="0" distR="0" wp14:anchorId="1477AB47" wp14:editId="6A3A0087">
            <wp:extent cx="2715004" cy="914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7245" w14:textId="7EA31C90" w:rsidR="00FE03B1" w:rsidRPr="003A6D8F" w:rsidRDefault="004A4919" w:rsidP="57DF1CCE">
      <w:r w:rsidRPr="003A6D8F">
        <w:t>“FishTank is running</w:t>
      </w:r>
      <w:r w:rsidR="009F6814" w:rsidRPr="003A6D8F">
        <w:t>…</w:t>
      </w:r>
      <w:r w:rsidR="57DF1CCE" w:rsidRPr="003A6D8F">
        <w:t xml:space="preserve">" </w:t>
      </w:r>
      <w:r w:rsidR="009F6814" w:rsidRPr="003A6D8F">
        <w:t xml:space="preserve">appears </w:t>
      </w:r>
      <w:r w:rsidR="57DF1CCE" w:rsidRPr="003A6D8F">
        <w:t xml:space="preserve">in the </w:t>
      </w:r>
      <w:r w:rsidR="00DE54BD" w:rsidRPr="003A6D8F">
        <w:t>bottom</w:t>
      </w:r>
      <w:r w:rsidR="57DF1CCE" w:rsidRPr="003A6D8F">
        <w:t xml:space="preserve"> right corner</w:t>
      </w:r>
    </w:p>
    <w:p w14:paraId="765FB9AC" w14:textId="0B7DC41C" w:rsidR="00FE03B1" w:rsidRDefault="57DF1CCE" w:rsidP="57DF1CCE">
      <w:pPr>
        <w:rPr>
          <w:color w:val="1F497D"/>
        </w:rPr>
      </w:pPr>
      <w:r w:rsidRPr="57DF1CCE">
        <w:rPr>
          <w:color w:val="1F497D"/>
        </w:rPr>
        <w:t xml:space="preserve"> </w:t>
      </w:r>
      <w:r w:rsidR="00FE03B1">
        <w:rPr>
          <w:noProof/>
          <w:color w:val="1F497D"/>
        </w:rPr>
        <w:drawing>
          <wp:inline distT="0" distB="0" distL="0" distR="0" wp14:anchorId="1CC29B18" wp14:editId="2C95D79F">
            <wp:extent cx="2341245" cy="46926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43584" w14:textId="47F84C5E" w:rsidR="00B56A91" w:rsidRDefault="57DF1CCE" w:rsidP="57DF1CCE">
      <w:r w:rsidRPr="003A6D8F">
        <w:t xml:space="preserve">and the </w:t>
      </w:r>
      <w:r w:rsidRPr="003A6D8F">
        <w:rPr>
          <w:b/>
        </w:rPr>
        <w:t>Model output</w:t>
      </w:r>
      <w:r w:rsidRPr="003A6D8F">
        <w:t xml:space="preserve"> </w:t>
      </w:r>
      <w:r w:rsidR="009F6814" w:rsidRPr="003A6D8F">
        <w:t xml:space="preserve">tab displays plots </w:t>
      </w:r>
      <w:r w:rsidRPr="003A6D8F">
        <w:t xml:space="preserve">for default O2 and </w:t>
      </w:r>
      <w:r w:rsidR="009F6814" w:rsidRPr="003A6D8F">
        <w:t>PO4</w:t>
      </w:r>
      <w:r w:rsidRPr="003A6D8F">
        <w:t>.</w:t>
      </w:r>
    </w:p>
    <w:p w14:paraId="1B968878" w14:textId="78FE20A8" w:rsidR="003A6D8F" w:rsidRDefault="003A6D8F" w:rsidP="57DF1CCE"/>
    <w:p w14:paraId="54CBFE91" w14:textId="77777777" w:rsidR="00B85547" w:rsidRDefault="00B85547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4837CEA8" w14:textId="74F77838" w:rsidR="003A6D8F" w:rsidRDefault="003A6D8F" w:rsidP="57DF1CCE">
      <w:pPr>
        <w:rPr>
          <w:b/>
        </w:rPr>
      </w:pPr>
      <w:r w:rsidRPr="003A6D8F">
        <w:rPr>
          <w:b/>
        </w:rPr>
        <w:lastRenderedPageBreak/>
        <w:t>Troubleshooting:</w:t>
      </w:r>
    </w:p>
    <w:p w14:paraId="4BDEDB80" w14:textId="35AC38A9" w:rsidR="003A6D8F" w:rsidRDefault="003A6D8F" w:rsidP="57DF1CCE">
      <w:r>
        <w:t xml:space="preserve">If you try to run R Shiny and nothing seems to happen, check to see if you can run the executable by itself by clicking on FishTank.exe in the FishTank_Shiny directory.  You may get a warning because Windows does not recognize the executable.  Click “More info”, and “Run Anyway”.  You should only have to do this once (or once for each time you download a new executable).  We are working to fix this problem. </w:t>
      </w:r>
    </w:p>
    <w:p w14:paraId="2B067008" w14:textId="77777777" w:rsidR="00C51571" w:rsidRPr="003A6D8F" w:rsidRDefault="00C51571" w:rsidP="57DF1CCE"/>
    <w:p w14:paraId="3FFAAE5E" w14:textId="32DEB6E7" w:rsidR="00B56A91" w:rsidRDefault="003A6D8F" w:rsidP="00B56A91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251B8CEB" wp14:editId="66098E7B">
            <wp:extent cx="5335009" cy="241619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tected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3" b="22897"/>
                    <a:stretch/>
                  </pic:blipFill>
                  <pic:spPr bwMode="auto">
                    <a:xfrm>
                      <a:off x="0" y="0"/>
                      <a:ext cx="5341994" cy="241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8A7A" w14:textId="77777777" w:rsidR="00B56A91" w:rsidRDefault="00B56A91" w:rsidP="00B56A91">
      <w:pPr>
        <w:rPr>
          <w:color w:val="1F497D"/>
        </w:rPr>
      </w:pPr>
    </w:p>
    <w:p w14:paraId="4E833355" w14:textId="11F19DE6" w:rsidR="00B56A91" w:rsidRPr="003C40A9" w:rsidRDefault="003A6D8F" w:rsidP="00B56A91">
      <w:pPr>
        <w:rPr>
          <w:b/>
        </w:rPr>
      </w:pPr>
      <w:r w:rsidRPr="003C40A9">
        <w:rPr>
          <w:b/>
        </w:rPr>
        <w:t>Also</w:t>
      </w:r>
      <w:r w:rsidR="003C40A9">
        <w:rPr>
          <w:b/>
        </w:rPr>
        <w:t xml:space="preserve"> note</w:t>
      </w:r>
      <w:r w:rsidRPr="003C40A9">
        <w:rPr>
          <w:b/>
        </w:rPr>
        <w:t>:</w:t>
      </w:r>
    </w:p>
    <w:p w14:paraId="7171821B" w14:textId="12FF9044" w:rsidR="003A6D8F" w:rsidRPr="003C40A9" w:rsidRDefault="003C40A9" w:rsidP="003C40A9">
      <w:pPr>
        <w:pStyle w:val="ListParagraph"/>
        <w:numPr>
          <w:ilvl w:val="0"/>
          <w:numId w:val="7"/>
        </w:numPr>
      </w:pPr>
      <w:r w:rsidRPr="003C40A9">
        <w:t xml:space="preserve">The code generates a GEM_InputFile from .RData files and from user input.  If you add a GEM_InputFile, or an InitialConditions.txt file, </w:t>
      </w:r>
      <w:r w:rsidRPr="00B85547">
        <w:rPr>
          <w:b/>
          <w:i/>
        </w:rPr>
        <w:t>it will be overwritten</w:t>
      </w:r>
      <w:r w:rsidRPr="003C40A9">
        <w:t xml:space="preserve">.  If you are, or </w:t>
      </w:r>
      <w:r>
        <w:t xml:space="preserve">want to </w:t>
      </w:r>
      <w:r w:rsidRPr="003C40A9">
        <w:t>become, an advanced user and w</w:t>
      </w:r>
      <w:r w:rsidR="00C51571">
        <w:t>ould like to use your own input files</w:t>
      </w:r>
      <w:r w:rsidRPr="003C40A9">
        <w:t xml:space="preserve">, email </w:t>
      </w:r>
      <w:hyperlink r:id="rId24" w:history="1">
        <w:r w:rsidRPr="003C40A9">
          <w:rPr>
            <w:rStyle w:val="Hyperlink"/>
            <w:color w:val="auto"/>
          </w:rPr>
          <w:t>lowe.lisa@epa.gov</w:t>
        </w:r>
      </w:hyperlink>
      <w:r w:rsidRPr="003C40A9">
        <w:t xml:space="preserve"> for some instructions and R Scripts for running outside of R Shiny.</w:t>
      </w:r>
    </w:p>
    <w:p w14:paraId="0CE41EE6" w14:textId="4E04452C" w:rsidR="00B56A91" w:rsidRDefault="003C40A9" w:rsidP="003C40A9">
      <w:pPr>
        <w:pStyle w:val="ListParagraph"/>
        <w:numPr>
          <w:ilvl w:val="0"/>
          <w:numId w:val="7"/>
        </w:numPr>
      </w:pPr>
      <w:r w:rsidRPr="003C40A9">
        <w:t>The file ‘fort.6’ is generated in the FishTank_Shiny directory on program execution.  This will show error messages that do not get sent to R Shiny.</w:t>
      </w:r>
    </w:p>
    <w:p w14:paraId="14DE85C0" w14:textId="73BFE8D4" w:rsidR="003C40A9" w:rsidRDefault="003C40A9" w:rsidP="003C40A9">
      <w:pPr>
        <w:pStyle w:val="ListParagraph"/>
        <w:numPr>
          <w:ilvl w:val="0"/>
          <w:numId w:val="7"/>
        </w:numPr>
      </w:pPr>
      <w:r>
        <w:t>The files GEM_InputFile, InitialConditions.txt, and NETCDF/output.000000.nc are generated by the executable.  Check the date stamps on these to see if the executable ran.</w:t>
      </w:r>
    </w:p>
    <w:p w14:paraId="2453F565" w14:textId="12CE2FAB" w:rsidR="003871CF" w:rsidRDefault="003871CF" w:rsidP="003C40A9">
      <w:pPr>
        <w:pStyle w:val="ListParagraph"/>
        <w:numPr>
          <w:ilvl w:val="0"/>
          <w:numId w:val="7"/>
        </w:numPr>
      </w:pPr>
      <w:r>
        <w:t>The R Shiny code gets the variable names from NETCDF/output.000000.nc upon initialization.  It also rewrites it while running.  If you get “ERROR: Run model to get labels”, then the output file is probably missing or damaged.  Copy the file labels.nc to output.000000.nc and try again.</w:t>
      </w:r>
    </w:p>
    <w:p w14:paraId="2D68B03E" w14:textId="77777777" w:rsidR="00B85547" w:rsidRDefault="00B85547" w:rsidP="00B56A91"/>
    <w:p w14:paraId="0BE33232" w14:textId="77777777" w:rsidR="00AF5123" w:rsidRDefault="00AF5123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530B4905" w14:textId="3ACAA9DC" w:rsidR="00CE3B7D" w:rsidRDefault="00CE3B7D">
      <w:pPr>
        <w:spacing w:after="160" w:line="259" w:lineRule="auto"/>
        <w:rPr>
          <w:b/>
        </w:rPr>
      </w:pPr>
      <w:r w:rsidRPr="00CE3B7D">
        <w:rPr>
          <w:b/>
        </w:rPr>
        <w:lastRenderedPageBreak/>
        <w:t>Updating the code through GitHub:</w:t>
      </w:r>
    </w:p>
    <w:p w14:paraId="35348974" w14:textId="76CCFB77" w:rsidR="00AF5123" w:rsidRDefault="00AF5123" w:rsidP="00AF5123">
      <w:pPr>
        <w:spacing w:after="160" w:line="259" w:lineRule="auto"/>
      </w:pPr>
      <w:r w:rsidRPr="00AF5123">
        <w:t xml:space="preserve">To </w:t>
      </w:r>
      <w:r>
        <w:t>downoad</w:t>
      </w:r>
      <w:r w:rsidRPr="00AF5123">
        <w:t xml:space="preserve"> </w:t>
      </w:r>
      <w:r>
        <w:t xml:space="preserve">the latest changes to the repository, right click in your working directory and click </w:t>
      </w:r>
      <w:r w:rsidRPr="00AF5123">
        <w:rPr>
          <w:b/>
        </w:rPr>
        <w:t>Git Bash Here</w:t>
      </w:r>
      <w:r>
        <w:t>:</w:t>
      </w:r>
    </w:p>
    <w:p w14:paraId="3B89F957" w14:textId="30BDBC8A" w:rsidR="00AF5123" w:rsidRDefault="00AF5123" w:rsidP="00AF5123">
      <w:pPr>
        <w:spacing w:after="160" w:line="259" w:lineRule="auto"/>
      </w:pPr>
      <w:r>
        <w:rPr>
          <w:noProof/>
        </w:rPr>
        <w:drawing>
          <wp:inline distT="0" distB="0" distL="0" distR="0" wp14:anchorId="372F478D" wp14:editId="2BD8AC37">
            <wp:extent cx="2428875" cy="628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itbash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2" t="51293" r="4889" b="28061"/>
                    <a:stretch/>
                  </pic:blipFill>
                  <pic:spPr bwMode="auto">
                    <a:xfrm>
                      <a:off x="0" y="0"/>
                      <a:ext cx="2437797" cy="63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6B59F" w14:textId="77777777" w:rsidR="00AF5123" w:rsidRDefault="00AF5123" w:rsidP="00AF5123">
      <w:pPr>
        <w:spacing w:after="160" w:line="259" w:lineRule="auto"/>
      </w:pPr>
    </w:p>
    <w:p w14:paraId="190F101D" w14:textId="28362635" w:rsidR="00AF5123" w:rsidRDefault="00AF5123" w:rsidP="00AF5123">
      <w:pPr>
        <w:spacing w:after="160" w:line="259" w:lineRule="auto"/>
      </w:pPr>
      <w:r>
        <w:t>Type “git pull”.  (That’s it.)</w:t>
      </w:r>
    </w:p>
    <w:p w14:paraId="5365214F" w14:textId="61170C21" w:rsidR="00AF5123" w:rsidRDefault="00AF5123" w:rsidP="00AF5123">
      <w:pPr>
        <w:spacing w:after="160" w:line="259" w:lineRule="auto"/>
      </w:pPr>
      <w:r>
        <w:rPr>
          <w:noProof/>
        </w:rPr>
        <w:drawing>
          <wp:inline distT="0" distB="0" distL="0" distR="0" wp14:anchorId="4C393983" wp14:editId="487E9298">
            <wp:extent cx="5534797" cy="3077004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tbash_git_pul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0377" w14:textId="52032A1E" w:rsidR="00AF5123" w:rsidRPr="00AF5123" w:rsidRDefault="00AF5123">
      <w:pPr>
        <w:spacing w:after="160" w:line="259" w:lineRule="auto"/>
      </w:pPr>
    </w:p>
    <w:p w14:paraId="2980C7BD" w14:textId="77777777" w:rsidR="00AF5123" w:rsidRDefault="00AF5123">
      <w:pPr>
        <w:spacing w:after="160" w:line="259" w:lineRule="auto"/>
      </w:pPr>
      <w:r>
        <w:br w:type="page"/>
      </w:r>
    </w:p>
    <w:p w14:paraId="57F9AA16" w14:textId="617A3CF1" w:rsidR="00CE3B7D" w:rsidRDefault="00CE3B7D">
      <w:pPr>
        <w:spacing w:after="160" w:line="259" w:lineRule="auto"/>
      </w:pPr>
      <w:r w:rsidRPr="00CE3B7D">
        <w:lastRenderedPageBreak/>
        <w:t>To</w:t>
      </w:r>
      <w:r>
        <w:t xml:space="preserve"> upload your latest changes to the repository, right click in your working directory and click </w:t>
      </w:r>
      <w:r w:rsidRPr="00AF5123">
        <w:rPr>
          <w:b/>
        </w:rPr>
        <w:t>Git GUI Here</w:t>
      </w:r>
      <w:r>
        <w:t xml:space="preserve"> (or Bash if you are comfortable with git command line):</w:t>
      </w:r>
    </w:p>
    <w:p w14:paraId="0FF9D499" w14:textId="4C7B5D80" w:rsidR="00CE3B7D" w:rsidRDefault="00CE3B7D">
      <w:pPr>
        <w:spacing w:after="160" w:line="259" w:lineRule="auto"/>
      </w:pPr>
      <w:r>
        <w:rPr>
          <w:noProof/>
        </w:rPr>
        <w:drawing>
          <wp:inline distT="0" distB="0" distL="0" distR="0" wp14:anchorId="12B8CC69" wp14:editId="0EAF8842">
            <wp:extent cx="2428875" cy="628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itbash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2" t="51293" r="4889" b="28061"/>
                    <a:stretch/>
                  </pic:blipFill>
                  <pic:spPr bwMode="auto">
                    <a:xfrm>
                      <a:off x="0" y="0"/>
                      <a:ext cx="2437797" cy="63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C80D" w14:textId="77777777" w:rsidR="00AF5123" w:rsidRDefault="00AF5123">
      <w:pPr>
        <w:spacing w:after="160" w:line="259" w:lineRule="auto"/>
      </w:pPr>
    </w:p>
    <w:p w14:paraId="5787C097" w14:textId="390D5851" w:rsidR="00CE3B7D" w:rsidRDefault="00CE3B7D">
      <w:pPr>
        <w:spacing w:after="160" w:line="259" w:lineRule="auto"/>
      </w:pPr>
      <w:r>
        <w:t xml:space="preserve">Click </w:t>
      </w:r>
      <w:r w:rsidRPr="00CE3B7D">
        <w:rPr>
          <w:b/>
        </w:rPr>
        <w:t>Stage Changed</w:t>
      </w:r>
      <w:r>
        <w:t xml:space="preserve">, type a commit message, and then click </w:t>
      </w:r>
      <w:r w:rsidRPr="00CE3B7D">
        <w:rPr>
          <w:b/>
        </w:rPr>
        <w:t>Commit</w:t>
      </w:r>
      <w:r>
        <w:t>.  The</w:t>
      </w:r>
      <w:r w:rsidR="00AF5123">
        <w:t>n</w:t>
      </w:r>
      <w:r>
        <w:t xml:space="preserve"> click </w:t>
      </w:r>
      <w:r w:rsidRPr="00CE3B7D">
        <w:rPr>
          <w:b/>
        </w:rPr>
        <w:t>Push</w:t>
      </w:r>
      <w:r>
        <w:t xml:space="preserve"> to put your changes to GitHub.</w:t>
      </w:r>
    </w:p>
    <w:p w14:paraId="6A4FD3A0" w14:textId="77777777" w:rsidR="00CE3B7D" w:rsidRDefault="00CE3B7D">
      <w:pPr>
        <w:spacing w:after="160" w:line="259" w:lineRule="auto"/>
      </w:pPr>
      <w:r>
        <w:rPr>
          <w:noProof/>
        </w:rPr>
        <w:drawing>
          <wp:inline distT="0" distB="0" distL="0" distR="0" wp14:anchorId="470D901E" wp14:editId="3BBD06CB">
            <wp:extent cx="5943600" cy="3220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itgu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3F4D" w14:textId="77777777" w:rsidR="00AF5123" w:rsidRDefault="00AF5123">
      <w:pPr>
        <w:spacing w:after="160" w:line="259" w:lineRule="auto"/>
      </w:pPr>
    </w:p>
    <w:p w14:paraId="7A895D82" w14:textId="15D1E7FE" w:rsidR="00B85547" w:rsidRPr="00CE3B7D" w:rsidRDefault="00CE3B7D">
      <w:pPr>
        <w:spacing w:after="160" w:line="259" w:lineRule="auto"/>
      </w:pPr>
      <w:r>
        <w:t xml:space="preserve">Don’t </w:t>
      </w:r>
      <w:r w:rsidR="00AF5123">
        <w:t>commit and push code</w:t>
      </w:r>
      <w:r>
        <w:t xml:space="preserve"> u</w:t>
      </w:r>
      <w:r w:rsidR="00AF5123">
        <w:t>ntil</w:t>
      </w:r>
      <w:r>
        <w:t xml:space="preserve"> you are fairly comfortable with what you’re doing.  At the same time note that if you make a mistake, it can be undone.</w:t>
      </w:r>
      <w:r w:rsidR="00B85547" w:rsidRPr="00CE3B7D">
        <w:br w:type="page"/>
      </w:r>
    </w:p>
    <w:p w14:paraId="489F6FA1" w14:textId="79E4D3E6" w:rsidR="00B56A91" w:rsidRDefault="00C51571" w:rsidP="00B56A91">
      <w:r w:rsidRPr="00C51571">
        <w:rPr>
          <w:b/>
          <w:sz w:val="24"/>
          <w:szCs w:val="24"/>
        </w:rPr>
        <w:lastRenderedPageBreak/>
        <w:t xml:space="preserve">FishTank Tutorial </w:t>
      </w:r>
      <w:r w:rsidR="00C6149E">
        <w:rPr>
          <w:b/>
          <w:sz w:val="24"/>
          <w:szCs w:val="24"/>
        </w:rPr>
        <w:t>Exercise</w:t>
      </w:r>
      <w:r>
        <w:rPr>
          <w:b/>
          <w:sz w:val="24"/>
          <w:szCs w:val="24"/>
        </w:rPr>
        <w:t xml:space="preserve"> </w:t>
      </w:r>
      <w:r w:rsidRPr="00C51571">
        <w:rPr>
          <w:b/>
          <w:sz w:val="24"/>
          <w:szCs w:val="24"/>
        </w:rPr>
        <w:t>1.0</w:t>
      </w:r>
      <w:r>
        <w:t xml:space="preserve">:  </w:t>
      </w:r>
      <w:r w:rsidR="00C6149E" w:rsidRPr="00C6149E">
        <w:rPr>
          <w:b/>
          <w:i/>
        </w:rPr>
        <w:t>An introduction with emphasis on phytoplankton.</w:t>
      </w:r>
    </w:p>
    <w:p w14:paraId="224BC2C6" w14:textId="77777777" w:rsidR="00C51571" w:rsidRPr="004761EA" w:rsidRDefault="00C51571" w:rsidP="00B56A91"/>
    <w:p w14:paraId="629D02F1" w14:textId="02D5433C" w:rsidR="00B56A91" w:rsidRPr="004761EA" w:rsidRDefault="00B56A91" w:rsidP="00794FB3">
      <w:pPr>
        <w:pStyle w:val="ListParagraph"/>
        <w:numPr>
          <w:ilvl w:val="0"/>
          <w:numId w:val="3"/>
        </w:numPr>
      </w:pPr>
      <w:r w:rsidRPr="004761EA">
        <w:t>Start FishTank as per the general instructions</w:t>
      </w:r>
      <w:r w:rsidR="00B85547">
        <w:t>.</w:t>
      </w:r>
    </w:p>
    <w:p w14:paraId="6DA16B1F" w14:textId="66903B43" w:rsidR="00B56A91" w:rsidRPr="004761EA" w:rsidRDefault="00B56A91" w:rsidP="00B56A91">
      <w:pPr>
        <w:pStyle w:val="ListParagraph"/>
        <w:numPr>
          <w:ilvl w:val="0"/>
          <w:numId w:val="3"/>
        </w:numPr>
      </w:pPr>
      <w:r w:rsidRPr="004761EA">
        <w:t>Run FishTank</w:t>
      </w:r>
      <w:r w:rsidR="00217131" w:rsidRPr="004761EA">
        <w:t xml:space="preserve"> by clicking the </w:t>
      </w:r>
      <w:r w:rsidR="004761EA">
        <w:t>FishTankGEM button</w:t>
      </w:r>
      <w:r w:rsidRPr="004761EA">
        <w:t>.</w:t>
      </w:r>
      <w:r w:rsidR="004761EA">
        <w:t xml:space="preserve">  A gray button will appear in the right bottom corner that says “FishTank is running…”</w:t>
      </w:r>
      <w:r w:rsidRPr="004761EA">
        <w:t xml:space="preserve">  The </w:t>
      </w:r>
      <w:r w:rsidR="004761EA" w:rsidRPr="004761EA">
        <w:rPr>
          <w:b/>
        </w:rPr>
        <w:t>M</w:t>
      </w:r>
      <w:r w:rsidRPr="004761EA">
        <w:rPr>
          <w:b/>
        </w:rPr>
        <w:t>odel output</w:t>
      </w:r>
      <w:r w:rsidR="000C511D" w:rsidRPr="004761EA">
        <w:t xml:space="preserve"> tab default </w:t>
      </w:r>
      <w:r w:rsidRPr="004761EA">
        <w:t>show</w:t>
      </w:r>
      <w:r w:rsidR="000C511D" w:rsidRPr="004761EA">
        <w:t>s</w:t>
      </w:r>
      <w:r w:rsidRPr="004761EA">
        <w:t xml:space="preserve"> O2 </w:t>
      </w:r>
      <w:r w:rsidR="008D5574" w:rsidRPr="004761EA">
        <w:t>and PO4</w:t>
      </w:r>
      <w:r w:rsidRPr="004761EA">
        <w:t>:</w:t>
      </w:r>
    </w:p>
    <w:p w14:paraId="3752FE21" w14:textId="77777777" w:rsidR="00B56A91" w:rsidRDefault="00B56A91" w:rsidP="00B56A91">
      <w:pPr>
        <w:pStyle w:val="ListParagraph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BAE95DB" wp14:editId="1222F9E6">
            <wp:extent cx="5943600" cy="3513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aul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B1FB" w14:textId="2FD8D019" w:rsidR="00B56A91" w:rsidRPr="004761EA" w:rsidRDefault="00286ABE" w:rsidP="00B56A91">
      <w:pPr>
        <w:pStyle w:val="ListParagraph"/>
        <w:numPr>
          <w:ilvl w:val="0"/>
          <w:numId w:val="3"/>
        </w:numPr>
      </w:pPr>
      <w:r w:rsidRPr="004761EA">
        <w:t xml:space="preserve">Change the plots to show Phytoplankton group 1 number density on the top, and Zooplankton group 1 number density on the bottom. </w:t>
      </w:r>
    </w:p>
    <w:p w14:paraId="2BB40B67" w14:textId="37B9CD31" w:rsidR="00286ABE" w:rsidRDefault="00286ABE" w:rsidP="00286ABE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3BF4D45F" wp14:editId="550D7FD9">
            <wp:extent cx="543211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toZo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1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BEDD" w14:textId="77777777" w:rsidR="00B85547" w:rsidRDefault="00B85547">
      <w:pPr>
        <w:spacing w:after="160" w:line="259" w:lineRule="auto"/>
      </w:pPr>
      <w:r>
        <w:br w:type="page"/>
      </w:r>
    </w:p>
    <w:p w14:paraId="08B5C93C" w14:textId="13E99580" w:rsidR="007832D7" w:rsidRDefault="00217131" w:rsidP="00D2513C">
      <w:pPr>
        <w:pStyle w:val="ListParagraph"/>
        <w:numPr>
          <w:ilvl w:val="0"/>
          <w:numId w:val="3"/>
        </w:numPr>
      </w:pPr>
      <w:r w:rsidRPr="004761EA">
        <w:lastRenderedPageBreak/>
        <w:t xml:space="preserve">Click the </w:t>
      </w:r>
      <w:r w:rsidRPr="004761EA">
        <w:rPr>
          <w:b/>
        </w:rPr>
        <w:t>Select initial conditions</w:t>
      </w:r>
      <w:r w:rsidRPr="004761EA">
        <w:t xml:space="preserve"> tab.  Set all Phytoplankton abundance</w:t>
      </w:r>
      <w:r w:rsidR="004761EA">
        <w:t xml:space="preserve"> A1:A6</w:t>
      </w:r>
      <w:r w:rsidRPr="004761EA">
        <w:t xml:space="preserve"> and Zooplankton </w:t>
      </w:r>
      <w:r w:rsidR="004761EA">
        <w:t xml:space="preserve">group 1 and group 2 </w:t>
      </w:r>
      <w:r w:rsidRPr="004761EA">
        <w:t xml:space="preserve">to </w:t>
      </w:r>
      <w:r w:rsidRPr="00B85547">
        <w:rPr>
          <w:b/>
        </w:rPr>
        <w:t>zero</w:t>
      </w:r>
      <w:r w:rsidRPr="004761EA">
        <w:t xml:space="preserve"> and run again.  </w:t>
      </w:r>
      <w:r w:rsidR="004761EA">
        <w:t xml:space="preserve">Look at the results in </w:t>
      </w:r>
      <w:r w:rsidR="004761EA" w:rsidRPr="004761EA">
        <w:rPr>
          <w:b/>
        </w:rPr>
        <w:t>Model output</w:t>
      </w:r>
      <w:r w:rsidR="004761EA">
        <w:t xml:space="preserve">.  </w:t>
      </w:r>
      <w:r w:rsidRPr="004761EA">
        <w:t xml:space="preserve">The code automatically sets a minimum of </w:t>
      </w:r>
      <w:r w:rsidR="004761EA" w:rsidRPr="004761EA">
        <w:rPr>
          <w:b/>
        </w:rPr>
        <w:t>1</w:t>
      </w:r>
      <w:r w:rsidRPr="004761EA">
        <w:t xml:space="preserve"> for these variab</w:t>
      </w:r>
      <w:r w:rsidR="007832D7" w:rsidRPr="004761EA">
        <w:t>les to avoid numerical problems.  When looking at mass imbalance problems, keep in mind that the code will not allow negative values and it sets them to zero</w:t>
      </w:r>
      <w:r w:rsidR="004761EA">
        <w:t xml:space="preserve"> (or 1 for plankton)</w:t>
      </w:r>
      <w:r w:rsidR="007832D7" w:rsidRPr="004761EA">
        <w:t xml:space="preserve">, which can add mass.  This usually doesn’t create problems under normal circumstances (physically realistic parameters and </w:t>
      </w:r>
      <w:r w:rsidR="004761EA">
        <w:t xml:space="preserve">reasonable </w:t>
      </w:r>
      <w:r w:rsidR="007832D7" w:rsidRPr="004761EA">
        <w:t>time step values).</w:t>
      </w:r>
    </w:p>
    <w:p w14:paraId="03191244" w14:textId="77777777" w:rsidR="00A41E2E" w:rsidRPr="004761EA" w:rsidRDefault="00A41E2E" w:rsidP="00A41E2E">
      <w:pPr>
        <w:pStyle w:val="ListParagraph"/>
      </w:pPr>
    </w:p>
    <w:p w14:paraId="6E01AFA8" w14:textId="2B5E98AA" w:rsidR="00D2513C" w:rsidRPr="007832D7" w:rsidRDefault="007832D7" w:rsidP="007832D7">
      <w:pPr>
        <w:ind w:left="360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713714C" wp14:editId="25924AD5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eropz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2D7">
        <w:rPr>
          <w:color w:val="1F497D"/>
        </w:rPr>
        <w:t xml:space="preserve"> </w:t>
      </w:r>
    </w:p>
    <w:p w14:paraId="03B3BC66" w14:textId="104D281C" w:rsidR="00CF09C8" w:rsidRPr="004761EA" w:rsidRDefault="00CF09C8" w:rsidP="007832D7"/>
    <w:p w14:paraId="26DBB95E" w14:textId="31662AB2" w:rsidR="00D2513C" w:rsidRPr="004761EA" w:rsidRDefault="00D2513C" w:rsidP="00CF09C8"/>
    <w:p w14:paraId="706AC118" w14:textId="77777777" w:rsidR="00B85547" w:rsidRDefault="00B85547">
      <w:pPr>
        <w:spacing w:after="160" w:line="259" w:lineRule="auto"/>
      </w:pPr>
      <w:r>
        <w:br w:type="page"/>
      </w:r>
    </w:p>
    <w:p w14:paraId="40F7D22B" w14:textId="7E469BC0" w:rsidR="00B85547" w:rsidRPr="00B85547" w:rsidRDefault="00B56A91" w:rsidP="007832D7">
      <w:pPr>
        <w:pStyle w:val="ListParagraph"/>
        <w:numPr>
          <w:ilvl w:val="0"/>
          <w:numId w:val="3"/>
        </w:numPr>
        <w:rPr>
          <w:color w:val="1F497D"/>
        </w:rPr>
      </w:pPr>
      <w:r w:rsidRPr="004761EA">
        <w:lastRenderedPageBreak/>
        <w:t xml:space="preserve">The </w:t>
      </w:r>
      <w:r w:rsidR="00286ABE" w:rsidRPr="004761EA">
        <w:rPr>
          <w:b/>
        </w:rPr>
        <w:t>Select parameters</w:t>
      </w:r>
      <w:r w:rsidR="00286ABE" w:rsidRPr="004761EA">
        <w:t xml:space="preserve"> tab</w:t>
      </w:r>
      <w:r w:rsidRPr="004761EA">
        <w:t xml:space="preserve"> shows 6 phytoplankton and 2 zooplankton species.  We can change this to run only one phytoplankton group and one zooplankton group.  </w:t>
      </w:r>
      <w:r w:rsidR="004761EA">
        <w:t xml:space="preserve">Click the </w:t>
      </w:r>
      <w:r w:rsidR="004761EA" w:rsidRPr="004761EA">
        <w:rPr>
          <w:b/>
        </w:rPr>
        <w:t>Reset all</w:t>
      </w:r>
      <w:r w:rsidR="007832D7" w:rsidRPr="004761EA">
        <w:t xml:space="preserve"> </w:t>
      </w:r>
      <w:r w:rsidR="004761EA">
        <w:t xml:space="preserve">button under the </w:t>
      </w:r>
      <w:r w:rsidR="004761EA" w:rsidRPr="004761EA">
        <w:rPr>
          <w:b/>
        </w:rPr>
        <w:t>FishTank GEM</w:t>
      </w:r>
      <w:r w:rsidR="004761EA">
        <w:t xml:space="preserve"> button </w:t>
      </w:r>
      <w:r w:rsidR="007832D7" w:rsidRPr="004761EA">
        <w:t>to reset the initial conditions, then t</w:t>
      </w:r>
      <w:r w:rsidR="004761EA">
        <w:t xml:space="preserve">oggle the switch </w:t>
      </w:r>
      <w:r w:rsidRPr="004761EA">
        <w:rPr>
          <w:b/>
        </w:rPr>
        <w:t>One Phytoplankton</w:t>
      </w:r>
      <w:r w:rsidR="004761EA" w:rsidRPr="004761EA">
        <w:rPr>
          <w:b/>
        </w:rPr>
        <w:t>, One zooplankton</w:t>
      </w:r>
      <w:r w:rsidR="004761EA">
        <w:t xml:space="preserve"> under </w:t>
      </w:r>
      <w:r w:rsidR="004761EA" w:rsidRPr="004761EA">
        <w:rPr>
          <w:b/>
        </w:rPr>
        <w:t>S</w:t>
      </w:r>
      <w:r w:rsidRPr="004761EA">
        <w:rPr>
          <w:b/>
        </w:rPr>
        <w:t>imulation specifics</w:t>
      </w:r>
      <w:r w:rsidR="004761EA" w:rsidRPr="004761EA">
        <w:rPr>
          <w:b/>
        </w:rPr>
        <w:t xml:space="preserve"> </w:t>
      </w:r>
      <w:r w:rsidRPr="004761EA">
        <w:rPr>
          <w:b/>
        </w:rPr>
        <w:t>and switches</w:t>
      </w:r>
      <w:r w:rsidRPr="004761EA">
        <w:t xml:space="preserve"> to 1.</w:t>
      </w:r>
      <w:r w:rsidR="00794FB3" w:rsidRPr="004761EA">
        <w:t xml:space="preserve">  Rerun and examine </w:t>
      </w:r>
      <w:r w:rsidR="004761EA">
        <w:t xml:space="preserve">the </w:t>
      </w:r>
      <w:r w:rsidR="00794FB3" w:rsidRPr="004761EA">
        <w:t>results.</w:t>
      </w:r>
    </w:p>
    <w:p w14:paraId="75D216AC" w14:textId="77777777" w:rsidR="00B85547" w:rsidRPr="00B85547" w:rsidRDefault="00B85547" w:rsidP="00B85547">
      <w:pPr>
        <w:pStyle w:val="ListParagraph"/>
        <w:rPr>
          <w:color w:val="1F497D"/>
        </w:rPr>
      </w:pPr>
    </w:p>
    <w:p w14:paraId="63A142A3" w14:textId="2831D7A0" w:rsidR="00CF09C8" w:rsidRPr="00B85547" w:rsidRDefault="007832D7" w:rsidP="00B85547">
      <w:pPr>
        <w:pStyle w:val="ListParagraph"/>
        <w:rPr>
          <w:color w:val="1F497D"/>
        </w:rPr>
      </w:pPr>
      <w:r>
        <w:rPr>
          <w:noProof/>
        </w:rPr>
        <w:drawing>
          <wp:inline distT="0" distB="0" distL="0" distR="0" wp14:anchorId="271650CC" wp14:editId="1BF6E907">
            <wp:extent cx="5480778" cy="328612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p1z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895" cy="32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6E97" w14:textId="59554F67" w:rsidR="00286ABE" w:rsidRDefault="00286ABE" w:rsidP="00286ABE">
      <w:pPr>
        <w:pStyle w:val="ListParagraph"/>
        <w:rPr>
          <w:color w:val="1F497D"/>
        </w:rPr>
      </w:pPr>
    </w:p>
    <w:p w14:paraId="2AB8685F" w14:textId="77777777" w:rsidR="00B85547" w:rsidRDefault="00B85547">
      <w:pPr>
        <w:spacing w:after="160" w:line="259" w:lineRule="auto"/>
      </w:pPr>
      <w:r>
        <w:br w:type="page"/>
      </w:r>
    </w:p>
    <w:p w14:paraId="72F181B2" w14:textId="456765C7" w:rsidR="00294D30" w:rsidRPr="004761EA" w:rsidRDefault="004761EA" w:rsidP="007832D7">
      <w:pPr>
        <w:pStyle w:val="ListParagraph"/>
        <w:numPr>
          <w:ilvl w:val="0"/>
          <w:numId w:val="3"/>
        </w:numPr>
      </w:pPr>
      <w:r>
        <w:lastRenderedPageBreak/>
        <w:t xml:space="preserve">Go back to the </w:t>
      </w:r>
      <w:r w:rsidRPr="004761EA">
        <w:rPr>
          <w:b/>
        </w:rPr>
        <w:t>Select Parameters</w:t>
      </w:r>
      <w:r w:rsidR="007832D7" w:rsidRPr="004761EA">
        <w:t xml:space="preserve"> tab.  We will go over some of the phytoplankton parameters.  </w:t>
      </w:r>
      <w:r w:rsidR="000711EA" w:rsidRPr="004761EA">
        <w:t>Note that while there are 6 places for each phytoplankt</w:t>
      </w:r>
      <w:r>
        <w:t xml:space="preserve">on parameter, we have selected </w:t>
      </w:r>
      <w:r w:rsidRPr="004761EA">
        <w:rPr>
          <w:b/>
        </w:rPr>
        <w:t>One phytoplankton</w:t>
      </w:r>
      <w:r w:rsidR="000711EA" w:rsidRPr="004761EA">
        <w:t xml:space="preserve"> and </w:t>
      </w:r>
      <w:r w:rsidR="00DF5B1B" w:rsidRPr="004761EA">
        <w:t>FishTank</w:t>
      </w:r>
      <w:r w:rsidR="000711EA" w:rsidRPr="004761EA">
        <w:t xml:space="preserve"> wil</w:t>
      </w:r>
      <w:r w:rsidR="007832D7" w:rsidRPr="004761EA">
        <w:t xml:space="preserve">l ignore the last 5 parameters.  </w:t>
      </w:r>
      <w:r>
        <w:t xml:space="preserve">FishTank will only look at the first </w:t>
      </w:r>
      <w:r w:rsidR="00B85547">
        <w:t xml:space="preserve">of six </w:t>
      </w:r>
      <w:r>
        <w:t>value</w:t>
      </w:r>
      <w:r w:rsidR="00B85547">
        <w:t>s</w:t>
      </w:r>
      <w:r>
        <w:t xml:space="preserve"> for </w:t>
      </w:r>
      <w:r w:rsidRPr="004761EA">
        <w:rPr>
          <w:b/>
        </w:rPr>
        <w:t>Phytoplankton</w:t>
      </w:r>
      <w:r>
        <w:t xml:space="preserve">, the first </w:t>
      </w:r>
      <w:r w:rsidR="00B85547">
        <w:t xml:space="preserve">of two </w:t>
      </w:r>
      <w:r>
        <w:t>value</w:t>
      </w:r>
      <w:r w:rsidR="00B85547">
        <w:t>s</w:t>
      </w:r>
      <w:r>
        <w:t xml:space="preserve"> for </w:t>
      </w:r>
      <w:r w:rsidRPr="004761EA">
        <w:rPr>
          <w:b/>
        </w:rPr>
        <w:t>Zooplankton</w:t>
      </w:r>
      <w:r>
        <w:t xml:space="preserve">, and the first and seventh value in the </w:t>
      </w:r>
      <w:r w:rsidRPr="004761EA">
        <w:rPr>
          <w:b/>
        </w:rPr>
        <w:t>Temperature</w:t>
      </w:r>
      <w:r>
        <w:t xml:space="preserve"> functions (phyto+zoo</w:t>
      </w:r>
      <w:r w:rsidR="00B85547">
        <w:t>=8</w:t>
      </w:r>
      <w:r>
        <w:t xml:space="preserve">).  </w:t>
      </w:r>
      <w:r w:rsidR="007832D7" w:rsidRPr="004761EA">
        <w:t xml:space="preserve">To look at the behavior of the phytoplankton </w:t>
      </w:r>
      <w:r w:rsidR="00294D30" w:rsidRPr="004761EA">
        <w:t xml:space="preserve">without the effects of zooplankton grazing, we can turn off the zooplankton’s ability to eat phytoplankton by making </w:t>
      </w:r>
      <w:r w:rsidR="00294D30" w:rsidRPr="00274DE7">
        <w:rPr>
          <w:i/>
        </w:rPr>
        <w:t>Athresh</w:t>
      </w:r>
      <w:r w:rsidR="00294D30" w:rsidRPr="004761EA">
        <w:t xml:space="preserve"> a very high number.  Zooplankton can only graze if the number of phytoplankton is greater than </w:t>
      </w:r>
      <w:r w:rsidR="00294D30" w:rsidRPr="00274DE7">
        <w:rPr>
          <w:i/>
        </w:rPr>
        <w:t>Athresh</w:t>
      </w:r>
      <w:r w:rsidR="00294D30" w:rsidRPr="004761EA">
        <w:t xml:space="preserve">.  Set </w:t>
      </w:r>
      <w:r w:rsidR="00294D30" w:rsidRPr="00274DE7">
        <w:rPr>
          <w:i/>
        </w:rPr>
        <w:t>Athresh</w:t>
      </w:r>
      <w:r w:rsidR="00294D30" w:rsidRPr="004761EA">
        <w:t xml:space="preserve"> to 1e10.  (Only do this for testing, it isn’t physically realistic.)  </w:t>
      </w:r>
      <w:r w:rsidR="00274DE7">
        <w:t xml:space="preserve">Run, then look at </w:t>
      </w:r>
      <w:r w:rsidR="00274DE7" w:rsidRPr="00274DE7">
        <w:rPr>
          <w:b/>
        </w:rPr>
        <w:t>Model output</w:t>
      </w:r>
      <w:r w:rsidR="00274DE7">
        <w:t xml:space="preserve">.  </w:t>
      </w:r>
      <w:r w:rsidR="00294D30" w:rsidRPr="004761EA">
        <w:t xml:space="preserve">Turn Log-space on for both plots.  </w:t>
      </w:r>
    </w:p>
    <w:p w14:paraId="06480BB3" w14:textId="5B0892B8" w:rsidR="007832D7" w:rsidRPr="004761EA" w:rsidRDefault="000711EA" w:rsidP="00294D30">
      <w:pPr>
        <w:pStyle w:val="ListParagraph"/>
      </w:pPr>
      <w:r w:rsidRPr="004761EA">
        <w:t xml:space="preserve"> </w:t>
      </w:r>
    </w:p>
    <w:p w14:paraId="2C66CC92" w14:textId="7038B1B3" w:rsidR="007832D7" w:rsidRPr="007832D7" w:rsidRDefault="00294D30" w:rsidP="007832D7">
      <w:pPr>
        <w:pStyle w:val="ListParagraph"/>
      </w:pPr>
      <w:r>
        <w:rPr>
          <w:noProof/>
        </w:rPr>
        <w:drawing>
          <wp:inline distT="0" distB="0" distL="0" distR="0" wp14:anchorId="4A061477" wp14:editId="2B0B7597">
            <wp:extent cx="5943600" cy="3566160"/>
            <wp:effectExtent l="0" t="0" r="952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thresh=1e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166" w14:textId="77777777" w:rsidR="007832D7" w:rsidRPr="007832D7" w:rsidRDefault="007832D7" w:rsidP="007832D7">
      <w:pPr>
        <w:pStyle w:val="ListParagraph"/>
      </w:pPr>
    </w:p>
    <w:p w14:paraId="0FBBDF00" w14:textId="77777777" w:rsidR="00B85547" w:rsidRDefault="00B85547">
      <w:pPr>
        <w:spacing w:after="160" w:line="259" w:lineRule="auto"/>
      </w:pPr>
      <w:r>
        <w:br w:type="page"/>
      </w:r>
    </w:p>
    <w:p w14:paraId="2042BF68" w14:textId="6A56670A" w:rsidR="00294D30" w:rsidRDefault="00294D30" w:rsidP="00294D30">
      <w:pPr>
        <w:pStyle w:val="ListParagraph"/>
      </w:pPr>
      <w:r>
        <w:lastRenderedPageBreak/>
        <w:t xml:space="preserve">Setting </w:t>
      </w:r>
      <w:r w:rsidRPr="00274DE7">
        <w:rPr>
          <w:i/>
        </w:rPr>
        <w:t>Athresh</w:t>
      </w:r>
      <w:r>
        <w:t xml:space="preserve"> to 1e10 worked until phytoplankton grew higher than 1e10 cells/m3.  Set </w:t>
      </w:r>
      <w:r w:rsidRPr="00274DE7">
        <w:rPr>
          <w:i/>
        </w:rPr>
        <w:t>Athresh</w:t>
      </w:r>
      <w:r>
        <w:t xml:space="preserve"> back to 7</w:t>
      </w:r>
      <w:r w:rsidR="00274DE7">
        <w:t xml:space="preserve">e7, but change the zooplankton </w:t>
      </w:r>
      <w:r w:rsidR="00274DE7" w:rsidRPr="00274DE7">
        <w:rPr>
          <w:b/>
        </w:rPr>
        <w:t>I</w:t>
      </w:r>
      <w:r w:rsidRPr="00274DE7">
        <w:rPr>
          <w:b/>
        </w:rPr>
        <w:t>nitial conditions</w:t>
      </w:r>
      <w:r>
        <w:t xml:space="preserve"> to zero.  Again, since we don’t let zooplankton go to identically zero, they ramp up when phytoplankton is greater than </w:t>
      </w:r>
      <w:r w:rsidRPr="00274DE7">
        <w:rPr>
          <w:i/>
        </w:rPr>
        <w:t>Athresh</w:t>
      </w:r>
      <w:r>
        <w:t>:</w:t>
      </w:r>
    </w:p>
    <w:p w14:paraId="636F588F" w14:textId="656F86F2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05DC091F" wp14:editId="0A4DCAF3">
            <wp:extent cx="5943600" cy="3427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initzer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922C" w14:textId="77777777" w:rsidR="00B85547" w:rsidRDefault="00B85547">
      <w:pPr>
        <w:spacing w:after="160" w:line="259" w:lineRule="auto"/>
      </w:pPr>
      <w:r>
        <w:br w:type="page"/>
      </w:r>
    </w:p>
    <w:p w14:paraId="0298D460" w14:textId="3CDB9ADA" w:rsidR="00294D30" w:rsidRDefault="00294D30" w:rsidP="00294D30">
      <w:pPr>
        <w:pStyle w:val="ListParagraph"/>
      </w:pPr>
      <w:r>
        <w:lastRenderedPageBreak/>
        <w:t xml:space="preserve">We will use another technique to get rid of those pesky </w:t>
      </w:r>
      <w:r w:rsidR="00274DE7">
        <w:t>critters</w:t>
      </w:r>
      <w:r>
        <w:t>…</w:t>
      </w:r>
      <w:r w:rsidR="00A41E2E">
        <w:rPr>
          <w:i/>
        </w:rPr>
        <w:t>edible_</w:t>
      </w:r>
      <w:r w:rsidRPr="00B85547">
        <w:rPr>
          <w:i/>
        </w:rPr>
        <w:t>vector</w:t>
      </w:r>
      <w:r>
        <w:t xml:space="preserve"> is the percent of the phytoplankton that is ‘edible’ to the zooplankton.  If we set it to zero, the zooplankton cannot grow from eating phytoplankton.</w:t>
      </w:r>
    </w:p>
    <w:p w14:paraId="7CDFB58D" w14:textId="4FD06A5F" w:rsidR="00294D30" w:rsidRDefault="00294D30" w:rsidP="00294D30">
      <w:pPr>
        <w:pStyle w:val="ListParagraph"/>
      </w:pPr>
      <w:r>
        <w:rPr>
          <w:noProof/>
        </w:rPr>
        <w:drawing>
          <wp:inline distT="0" distB="0" distL="0" distR="0" wp14:anchorId="5872771D" wp14:editId="2936D1DA">
            <wp:extent cx="5182323" cy="149563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blezer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9BCD" w14:textId="77777777" w:rsidR="00A41E2E" w:rsidRDefault="00A41E2E" w:rsidP="00294D30">
      <w:pPr>
        <w:pStyle w:val="ListParagraph"/>
      </w:pPr>
    </w:p>
    <w:p w14:paraId="51EB8275" w14:textId="2692ADA4" w:rsidR="00DF6CC3" w:rsidRDefault="00DF6CC3" w:rsidP="00294D30">
      <w:pPr>
        <w:pStyle w:val="ListParagraph"/>
      </w:pPr>
      <w:r>
        <w:rPr>
          <w:noProof/>
        </w:rPr>
        <w:drawing>
          <wp:inline distT="0" distB="0" distL="0" distR="0" wp14:anchorId="641C45F7" wp14:editId="1ED9CCD7">
            <wp:extent cx="5943600" cy="3365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Zo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A6AE" w14:textId="77777777" w:rsidR="00DF6CC3" w:rsidRPr="007832D7" w:rsidRDefault="00DF6CC3" w:rsidP="00294D30">
      <w:pPr>
        <w:pStyle w:val="ListParagraph"/>
      </w:pPr>
    </w:p>
    <w:p w14:paraId="52386007" w14:textId="77777777" w:rsidR="00B85547" w:rsidRDefault="00B85547">
      <w:pPr>
        <w:spacing w:after="160" w:line="259" w:lineRule="auto"/>
      </w:pPr>
      <w:r>
        <w:br w:type="page"/>
      </w:r>
    </w:p>
    <w:p w14:paraId="375F4BCB" w14:textId="22EC9024" w:rsidR="00DF6CC3" w:rsidRDefault="00DF6CC3" w:rsidP="007832D7">
      <w:pPr>
        <w:pStyle w:val="ListParagraph"/>
        <w:numPr>
          <w:ilvl w:val="0"/>
          <w:numId w:val="3"/>
        </w:numPr>
      </w:pPr>
      <w:r w:rsidRPr="00274DE7">
        <w:lastRenderedPageBreak/>
        <w:t>Now let’s change some other phy</w:t>
      </w:r>
      <w:r w:rsidR="00274DE7">
        <w:t xml:space="preserve">toplankton parameters.  Select </w:t>
      </w:r>
      <w:r w:rsidR="00274DE7" w:rsidRPr="00274DE7">
        <w:rPr>
          <w:b/>
        </w:rPr>
        <w:t>Molecular oxygen</w:t>
      </w:r>
      <w:r w:rsidRPr="00274DE7">
        <w:t xml:space="preserve"> in the second plot so we can look at something more inte</w:t>
      </w:r>
      <w:r w:rsidR="00A41E2E">
        <w:t>resting than no zooplankton.  O2</w:t>
      </w:r>
      <w:r w:rsidRPr="00274DE7">
        <w:t xml:space="preserve"> is ridiculously high from too much phytoplankton and no surface oxygen flux model- we can worry ab</w:t>
      </w:r>
      <w:r w:rsidR="00274DE7">
        <w:t xml:space="preserve">out that later.  The parameter </w:t>
      </w:r>
      <w:r w:rsidRPr="00274DE7">
        <w:rPr>
          <w:i/>
        </w:rPr>
        <w:t>umax</w:t>
      </w:r>
      <w:r w:rsidRPr="00274DE7">
        <w:t xml:space="preserve"> is the maximum growth rate</w:t>
      </w:r>
      <w:r w:rsidR="00274DE7">
        <w:t xml:space="preserve"> for phytoplankton</w:t>
      </w:r>
      <w:r w:rsidRPr="00274DE7">
        <w:t xml:space="preserve">.  Let’s cut it in half, set </w:t>
      </w:r>
      <w:r w:rsidRPr="00274DE7">
        <w:rPr>
          <w:i/>
        </w:rPr>
        <w:t>umax</w:t>
      </w:r>
      <w:r w:rsidRPr="00274DE7">
        <w:t>=.56</w:t>
      </w:r>
      <w:r w:rsidR="00274DE7">
        <w:t xml:space="preserve"> on the </w:t>
      </w:r>
      <w:r w:rsidR="00274DE7" w:rsidRPr="00274DE7">
        <w:rPr>
          <w:b/>
        </w:rPr>
        <w:t>Select parameters</w:t>
      </w:r>
      <w:r w:rsidR="00274DE7">
        <w:t xml:space="preserve"> tab under </w:t>
      </w:r>
      <w:r w:rsidR="00274DE7" w:rsidRPr="00274DE7">
        <w:rPr>
          <w:b/>
        </w:rPr>
        <w:t>Phytoplankton</w:t>
      </w:r>
      <w:r w:rsidR="00274DE7">
        <w:t xml:space="preserve">, click run, and look at </w:t>
      </w:r>
      <w:r w:rsidR="00274DE7" w:rsidRPr="00274DE7">
        <w:rPr>
          <w:b/>
        </w:rPr>
        <w:t>Model output</w:t>
      </w:r>
      <w:r w:rsidR="00274DE7">
        <w:t>.</w:t>
      </w:r>
      <w:r w:rsidRPr="00274DE7">
        <w:t xml:space="preserve">  Note that we did stunt the growth a bit, the growth is not linear with </w:t>
      </w:r>
      <w:r w:rsidRPr="00274DE7">
        <w:rPr>
          <w:i/>
        </w:rPr>
        <w:t>umax</w:t>
      </w:r>
      <w:r w:rsidRPr="00274DE7">
        <w:t xml:space="preserve"> (did not decrease by half).</w:t>
      </w:r>
    </w:p>
    <w:p w14:paraId="68628540" w14:textId="77777777" w:rsidR="00A41E2E" w:rsidRPr="00274DE7" w:rsidRDefault="00A41E2E" w:rsidP="00A41E2E">
      <w:pPr>
        <w:pStyle w:val="ListParagraph"/>
      </w:pPr>
    </w:p>
    <w:p w14:paraId="0D10ECAF" w14:textId="153C3A02" w:rsidR="00DF6CC3" w:rsidRPr="00DF6CC3" w:rsidRDefault="00DF6CC3" w:rsidP="00DF6CC3">
      <w:pPr>
        <w:pStyle w:val="ListParagraph"/>
      </w:pPr>
      <w:r>
        <w:rPr>
          <w:noProof/>
        </w:rPr>
        <w:drawing>
          <wp:inline distT="0" distB="0" distL="0" distR="0" wp14:anchorId="428A1A12" wp14:editId="4C411BE8">
            <wp:extent cx="5943600" cy="3550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max=.5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18BD" w14:textId="77777777" w:rsidR="00DF6CC3" w:rsidRPr="00DF6CC3" w:rsidRDefault="00DF6CC3" w:rsidP="00DF6CC3">
      <w:pPr>
        <w:pStyle w:val="ListParagraph"/>
      </w:pPr>
    </w:p>
    <w:p w14:paraId="085A7C02" w14:textId="77777777" w:rsidR="00DF6CC3" w:rsidRPr="00DF6CC3" w:rsidRDefault="00DF6CC3" w:rsidP="00DF6CC3">
      <w:pPr>
        <w:pStyle w:val="ListParagraph"/>
      </w:pPr>
    </w:p>
    <w:p w14:paraId="6C4A7A0D" w14:textId="77777777" w:rsidR="00392581" w:rsidRDefault="00392581">
      <w:pPr>
        <w:spacing w:after="160" w:line="259" w:lineRule="auto"/>
      </w:pPr>
      <w:r>
        <w:br w:type="page"/>
      </w:r>
    </w:p>
    <w:p w14:paraId="1A459809" w14:textId="40B37BF7" w:rsidR="009F2252" w:rsidRDefault="009F2252" w:rsidP="007832D7">
      <w:pPr>
        <w:pStyle w:val="ListParagraph"/>
        <w:numPr>
          <w:ilvl w:val="0"/>
          <w:numId w:val="3"/>
        </w:numPr>
      </w:pPr>
      <w:r>
        <w:lastRenderedPageBreak/>
        <w:t xml:space="preserve">The next parameter is </w:t>
      </w:r>
      <w:r w:rsidRPr="00274DE7">
        <w:rPr>
          <w:i/>
        </w:rPr>
        <w:t>alpha</w:t>
      </w:r>
      <w:r>
        <w:t xml:space="preserve">, a factor that multiplies the irradiance at the cell </w:t>
      </w:r>
      <w:r w:rsidR="00A41E2E">
        <w:t xml:space="preserve">center </w:t>
      </w:r>
      <w:r>
        <w:t>(</w:t>
      </w:r>
      <w:r w:rsidR="008C70AF">
        <w:t xml:space="preserve">in an </w:t>
      </w:r>
      <w:r>
        <w:t xml:space="preserve">exponentially decaying function).  Add another zero before the three (multiply </w:t>
      </w:r>
      <w:r w:rsidR="00392581" w:rsidRPr="00392581">
        <w:rPr>
          <w:i/>
        </w:rPr>
        <w:t>alpha</w:t>
      </w:r>
      <w:r w:rsidR="00392581">
        <w:t xml:space="preserve"> </w:t>
      </w:r>
      <w:r>
        <w:t>by .1).  This will make the phytoplankt</w:t>
      </w:r>
      <w:r w:rsidR="008C70AF">
        <w:t>on almost always light limited, not nutrient limited</w:t>
      </w:r>
      <w:r>
        <w:t>, and inhibits growth.</w:t>
      </w:r>
      <w:r w:rsidR="008C70AF">
        <w:t xml:space="preserve">   In the plot below, phytoplankton and </w:t>
      </w:r>
      <w:r w:rsidR="008C70AF" w:rsidRPr="008C70AF">
        <w:rPr>
          <w:i/>
        </w:rPr>
        <w:t>uE</w:t>
      </w:r>
      <w:r w:rsidR="008C70AF">
        <w:t>, the light-dependent growth rate for phytoplankton, are shown.</w:t>
      </w:r>
      <w:r>
        <w:t xml:space="preserve">  </w:t>
      </w:r>
    </w:p>
    <w:p w14:paraId="3593E67E" w14:textId="77777777" w:rsidR="00A41E2E" w:rsidRDefault="00A41E2E" w:rsidP="00A41E2E">
      <w:pPr>
        <w:pStyle w:val="ListParagraph"/>
      </w:pPr>
    </w:p>
    <w:p w14:paraId="6207462F" w14:textId="6ED8054A" w:rsidR="009F2252" w:rsidRDefault="009F2252" w:rsidP="009F2252">
      <w:pPr>
        <w:ind w:left="360"/>
      </w:pPr>
      <w:r>
        <w:rPr>
          <w:noProof/>
        </w:rPr>
        <w:drawing>
          <wp:inline distT="0" distB="0" distL="0" distR="0" wp14:anchorId="3E361E79" wp14:editId="4606504F">
            <wp:extent cx="5943600" cy="34918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pha.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J. Lehrter set this parameter according to a paper [</w:t>
      </w:r>
      <w:r w:rsidRPr="009F2252">
        <w:rPr>
          <w:color w:val="FF0000"/>
        </w:rPr>
        <w:t>add citation</w:t>
      </w:r>
      <w:r>
        <w:t xml:space="preserve">], and I don’t recommend changing it unless you know why it </w:t>
      </w:r>
      <w:r w:rsidR="008C70AF">
        <w:t>might</w:t>
      </w:r>
      <w:r>
        <w:t xml:space="preserve"> be changed…so let’s change it back</w:t>
      </w:r>
      <w:r w:rsidR="008C70AF">
        <w:t xml:space="preserve"> now (get rid of a zero in </w:t>
      </w:r>
      <w:r w:rsidR="008C70AF" w:rsidRPr="008C70AF">
        <w:rPr>
          <w:i/>
        </w:rPr>
        <w:t>alpha</w:t>
      </w:r>
      <w:r w:rsidR="008C70AF">
        <w:t>)</w:t>
      </w:r>
      <w:r>
        <w:t>!</w:t>
      </w:r>
    </w:p>
    <w:p w14:paraId="704FED7A" w14:textId="77777777" w:rsidR="00392581" w:rsidRPr="009F2252" w:rsidRDefault="00392581" w:rsidP="009F2252">
      <w:pPr>
        <w:ind w:left="360"/>
      </w:pPr>
    </w:p>
    <w:p w14:paraId="1D24AC39" w14:textId="77777777" w:rsidR="00392581" w:rsidRDefault="00392581">
      <w:pPr>
        <w:spacing w:after="160" w:line="259" w:lineRule="auto"/>
      </w:pPr>
      <w:r>
        <w:br w:type="page"/>
      </w:r>
    </w:p>
    <w:p w14:paraId="275D187D" w14:textId="50A9A471" w:rsidR="00FD5175" w:rsidRPr="008C70AF" w:rsidRDefault="009F2252" w:rsidP="00BC1224">
      <w:pPr>
        <w:pStyle w:val="ListParagraph"/>
        <w:numPr>
          <w:ilvl w:val="0"/>
          <w:numId w:val="3"/>
        </w:numPr>
      </w:pPr>
      <w:r w:rsidRPr="008C70AF">
        <w:lastRenderedPageBreak/>
        <w:t xml:space="preserve">Let’s skip down to mortality.  </w:t>
      </w:r>
      <w:r w:rsidR="00375686" w:rsidRPr="008C70AF">
        <w:t xml:space="preserve">The mortality (parameter </w:t>
      </w:r>
      <w:r w:rsidR="00375686" w:rsidRPr="008C70AF">
        <w:rPr>
          <w:i/>
        </w:rPr>
        <w:t>mA</w:t>
      </w:r>
      <w:r w:rsidR="00375686" w:rsidRPr="008C70AF">
        <w:t>) is the percent of phytoplankton that die off in a timestep.  This is currently 1</w:t>
      </w:r>
      <w:r w:rsidRPr="008C70AF">
        <w:t>1</w:t>
      </w:r>
      <w:r w:rsidR="00BE1D86" w:rsidRPr="008C70AF">
        <w:t>%.  Double this (</w:t>
      </w:r>
      <w:r w:rsidR="00A41E2E">
        <w:t xml:space="preserve">set </w:t>
      </w:r>
      <w:r w:rsidR="008C70AF" w:rsidRPr="00392581">
        <w:rPr>
          <w:i/>
        </w:rPr>
        <w:t>mA</w:t>
      </w:r>
      <w:r w:rsidR="00392581">
        <w:rPr>
          <w:i/>
        </w:rPr>
        <w:t xml:space="preserve"> </w:t>
      </w:r>
      <w:r w:rsidR="008C70AF">
        <w:t>=</w:t>
      </w:r>
      <w:r w:rsidR="00392581">
        <w:t xml:space="preserve"> </w:t>
      </w:r>
      <w:r w:rsidR="00BE1D86" w:rsidRPr="008C70AF">
        <w:t>.22) and look at the results</w:t>
      </w:r>
      <w:r w:rsidR="00FD5175" w:rsidRPr="008C70AF">
        <w:t xml:space="preserve">.  So- maybe that was overkill.  Try </w:t>
      </w:r>
      <w:r w:rsidR="00392581" w:rsidRPr="00392581">
        <w:rPr>
          <w:i/>
        </w:rPr>
        <w:t>mA</w:t>
      </w:r>
      <w:r w:rsidR="00392581">
        <w:t xml:space="preserve"> = </w:t>
      </w:r>
      <w:r w:rsidR="00FD5175" w:rsidRPr="008C70AF">
        <w:t>0.15</w:t>
      </w:r>
      <w:r w:rsidR="00392581">
        <w:t xml:space="preserve"> to get the following</w:t>
      </w:r>
      <w:r w:rsidR="00FD5175" w:rsidRPr="008C70AF">
        <w:t>:</w:t>
      </w:r>
    </w:p>
    <w:p w14:paraId="39B93EE6" w14:textId="2FCE09D0" w:rsidR="00375686" w:rsidRPr="00BE1D86" w:rsidRDefault="00375686" w:rsidP="00FD5175">
      <w:pPr>
        <w:pStyle w:val="ListParagraph"/>
        <w:rPr>
          <w:color w:val="1F497D"/>
        </w:rPr>
      </w:pPr>
      <w:r w:rsidRPr="008C70AF">
        <w:t xml:space="preserve">   </w:t>
      </w:r>
      <w:r w:rsidR="00FD5175">
        <w:rPr>
          <w:noProof/>
          <w:color w:val="1F497D"/>
        </w:rPr>
        <w:drawing>
          <wp:inline distT="0" distB="0" distL="0" distR="0" wp14:anchorId="0E5B38CC" wp14:editId="2685CA13">
            <wp:extent cx="5943600" cy="3504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=.1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F8B8" w14:textId="77777777" w:rsidR="00392581" w:rsidRDefault="00392581">
      <w:pPr>
        <w:spacing w:after="160" w:line="259" w:lineRule="auto"/>
      </w:pPr>
      <w:r>
        <w:br w:type="page"/>
      </w:r>
    </w:p>
    <w:p w14:paraId="38BFD00C" w14:textId="3F9490BF" w:rsidR="001902F7" w:rsidRPr="008C70AF" w:rsidRDefault="00FD5175" w:rsidP="001902F7">
      <w:pPr>
        <w:pStyle w:val="ListParagraph"/>
        <w:numPr>
          <w:ilvl w:val="0"/>
          <w:numId w:val="3"/>
        </w:numPr>
      </w:pPr>
      <w:r w:rsidRPr="008C70AF">
        <w:lastRenderedPageBreak/>
        <w:t xml:space="preserve">Phytoplankton are governed by </w:t>
      </w:r>
      <w:r w:rsidR="008C70AF">
        <w:t xml:space="preserve">adding </w:t>
      </w:r>
      <w:r w:rsidRPr="008C70AF">
        <w:t>growth, less respiration, less mortality (and usually less grazing</w:t>
      </w:r>
      <w:r w:rsidR="00392581">
        <w:t>,</w:t>
      </w:r>
      <w:r w:rsidRPr="008C70AF">
        <w:t xml:space="preserve"> but we turned that off</w:t>
      </w:r>
      <w:r w:rsidR="008C70AF">
        <w:t>)</w:t>
      </w:r>
      <w:r w:rsidRPr="008C70AF">
        <w:t>.  ‘respg’ is dependent on the growth rate, and ‘respb’ is directly rela</w:t>
      </w:r>
      <w:r w:rsidR="00AB6066" w:rsidRPr="008C70AF">
        <w:t xml:space="preserve">ted to </w:t>
      </w:r>
      <w:r w:rsidR="008C70AF">
        <w:t xml:space="preserve">the </w:t>
      </w:r>
      <w:r w:rsidR="00AB6066" w:rsidRPr="008C70AF">
        <w:t>phytoplankton number.  Double each one (one at a time) and look at the results.  Now everything is pretty low.  Put the mortality back to the original (mA=.11) to counteract what you added to respiration</w:t>
      </w:r>
      <w:r w:rsidR="008C70AF">
        <w:t>.  Here is the plot after those three changes</w:t>
      </w:r>
      <w:r w:rsidR="00AB6066" w:rsidRPr="008C70AF">
        <w:t>:</w:t>
      </w:r>
    </w:p>
    <w:p w14:paraId="33FC161A" w14:textId="44FCFC52" w:rsidR="00AB6066" w:rsidRPr="00F61D06" w:rsidRDefault="00AB6066" w:rsidP="00AB6066">
      <w:pPr>
        <w:pStyle w:val="ListParagraph"/>
      </w:pPr>
      <w:r>
        <w:rPr>
          <w:noProof/>
        </w:rPr>
        <w:drawing>
          <wp:inline distT="0" distB="0" distL="0" distR="0" wp14:anchorId="3868A19E" wp14:editId="1E62DBD4">
            <wp:extent cx="5943600" cy="3547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terRes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85AD" w14:textId="77777777" w:rsidR="00392581" w:rsidRDefault="00392581">
      <w:pPr>
        <w:spacing w:after="160" w:line="259" w:lineRule="auto"/>
      </w:pPr>
      <w:r>
        <w:br w:type="page"/>
      </w:r>
    </w:p>
    <w:p w14:paraId="3BDD32A7" w14:textId="2F909F41" w:rsidR="0050449F" w:rsidRDefault="00142662" w:rsidP="00CB599B">
      <w:pPr>
        <w:pStyle w:val="ListParagraph"/>
        <w:numPr>
          <w:ilvl w:val="0"/>
          <w:numId w:val="3"/>
        </w:numPr>
      </w:pPr>
      <w:r w:rsidRPr="008C70AF">
        <w:lastRenderedPageBreak/>
        <w:t>One last test</w:t>
      </w:r>
      <w:r w:rsidR="001E2A38" w:rsidRPr="008C70AF">
        <w:t xml:space="preserve"> example</w:t>
      </w:r>
      <w:r w:rsidR="002C4864" w:rsidRPr="008C70AF">
        <w:t xml:space="preserve"> for phytoplankton</w:t>
      </w:r>
      <w:r w:rsidRPr="008C70AF">
        <w:t xml:space="preserve">.  </w:t>
      </w:r>
      <w:r w:rsidR="00A41E2E">
        <w:t xml:space="preserve">Hit </w:t>
      </w:r>
      <w:r w:rsidR="00A41E2E">
        <w:rPr>
          <w:b/>
        </w:rPr>
        <w:t>Reset all</w:t>
      </w:r>
      <w:r w:rsidR="003A0DC5" w:rsidRPr="008C70AF">
        <w:t xml:space="preserve">, </w:t>
      </w:r>
      <w:r w:rsidR="008C70AF">
        <w:t xml:space="preserve">then toggle on </w:t>
      </w:r>
      <w:r w:rsidR="008C70AF" w:rsidRPr="00392581">
        <w:rPr>
          <w:b/>
        </w:rPr>
        <w:t>One Phytoplankton, One zooplankton</w:t>
      </w:r>
      <w:r w:rsidR="008C70AF">
        <w:t>, and Run.  I</w:t>
      </w:r>
      <w:r w:rsidRPr="008C70AF">
        <w:t xml:space="preserve">n </w:t>
      </w:r>
      <w:r w:rsidRPr="008C70AF">
        <w:rPr>
          <w:b/>
        </w:rPr>
        <w:t>Model output</w:t>
      </w:r>
      <w:r w:rsidRPr="008C70AF">
        <w:t xml:space="preserve">, choose </w:t>
      </w:r>
      <w:r w:rsidR="003A0DC5" w:rsidRPr="008C70AF">
        <w:t xml:space="preserve">Phytoplankton in the first plot and </w:t>
      </w:r>
      <w:r w:rsidRPr="008C70AF">
        <w:t xml:space="preserve">Phosphate in the </w:t>
      </w:r>
      <w:r w:rsidR="003A0DC5" w:rsidRPr="008C70AF">
        <w:t xml:space="preserve">second </w:t>
      </w:r>
      <w:r w:rsidRPr="008C70AF">
        <w:t>plot.</w:t>
      </w:r>
      <w:r w:rsidR="00392581">
        <w:t xml:space="preserve">  Turn off L</w:t>
      </w:r>
      <w:r w:rsidR="0050449F">
        <w:t>og-space.</w:t>
      </w:r>
      <w:r w:rsidRPr="008C70AF">
        <w:t xml:space="preserve">  Now set the initial conditions of PO4 to </w:t>
      </w:r>
      <w:r w:rsidR="0050449F">
        <w:t xml:space="preserve">1e-8.  </w:t>
      </w:r>
      <w:r w:rsidRPr="008C70AF">
        <w:t xml:space="preserve">I </w:t>
      </w:r>
      <w:r w:rsidR="001E2A38" w:rsidRPr="008C70AF">
        <w:t xml:space="preserve">want to test a theory that the </w:t>
      </w:r>
      <w:r w:rsidRPr="008C70AF">
        <w:t xml:space="preserve">phytoplankton </w:t>
      </w:r>
      <w:r w:rsidR="0050449F">
        <w:t xml:space="preserve">should </w:t>
      </w:r>
      <w:r w:rsidRPr="008C70AF">
        <w:t>die off because they don’t have enough PO4</w:t>
      </w:r>
      <w:r w:rsidR="00CB599B" w:rsidRPr="008C70AF">
        <w:t xml:space="preserve">.  </w:t>
      </w:r>
      <w:r w:rsidR="003A0DC5" w:rsidRPr="008C70AF">
        <w:t>The phytoplankton do die off, b</w:t>
      </w:r>
      <w:r w:rsidR="00CB599B" w:rsidRPr="008C70AF">
        <w:t>ut th</w:t>
      </w:r>
      <w:r w:rsidR="003A0DC5" w:rsidRPr="008C70AF">
        <w:t>e</w:t>
      </w:r>
      <w:r w:rsidR="00CB599B" w:rsidRPr="008C70AF">
        <w:t xml:space="preserve"> test </w:t>
      </w:r>
      <w:r w:rsidR="003A0DC5" w:rsidRPr="008C70AF">
        <w:t>is confusing</w:t>
      </w:r>
      <w:r w:rsidR="00CB599B" w:rsidRPr="008C70AF">
        <w:t xml:space="preserve"> because PO4 </w:t>
      </w:r>
      <w:r w:rsidR="0050449F">
        <w:t>increases</w:t>
      </w:r>
      <w:r w:rsidR="00CB599B" w:rsidRPr="008C70AF">
        <w:t xml:space="preserve">.  </w:t>
      </w:r>
      <w:r w:rsidRPr="008C70AF">
        <w:t xml:space="preserve">Why does PO4 increase?  </w:t>
      </w:r>
    </w:p>
    <w:p w14:paraId="7C7D71DB" w14:textId="77777777" w:rsidR="00A41E2E" w:rsidRDefault="00A41E2E" w:rsidP="00A41E2E">
      <w:pPr>
        <w:pStyle w:val="ListParagraph"/>
      </w:pPr>
    </w:p>
    <w:p w14:paraId="5EE99A8D" w14:textId="645AC9C2" w:rsidR="0050449F" w:rsidRDefault="0050449F" w:rsidP="0050449F">
      <w:pPr>
        <w:pStyle w:val="ListParagraph"/>
      </w:pPr>
      <w:r>
        <w:rPr>
          <w:noProof/>
        </w:rPr>
        <w:drawing>
          <wp:inline distT="0" distB="0" distL="0" distR="0" wp14:anchorId="09FB00C1" wp14:editId="7D5B16B5">
            <wp:extent cx="59436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wPO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98AD" w14:textId="77777777" w:rsidR="00A41E2E" w:rsidRDefault="00A41E2E" w:rsidP="0050449F">
      <w:pPr>
        <w:ind w:left="360"/>
        <w:rPr>
          <w:color w:val="FF0000"/>
        </w:rPr>
      </w:pPr>
    </w:p>
    <w:p w14:paraId="5C6C1863" w14:textId="77777777" w:rsidR="00A41E2E" w:rsidRDefault="00A41E2E" w:rsidP="0050449F">
      <w:pPr>
        <w:ind w:left="360"/>
        <w:rPr>
          <w:color w:val="FF0000"/>
        </w:rPr>
      </w:pPr>
    </w:p>
    <w:p w14:paraId="7FF87298" w14:textId="77777777" w:rsidR="00392581" w:rsidRDefault="00392581">
      <w:pPr>
        <w:spacing w:after="160" w:line="259" w:lineRule="auto"/>
      </w:pPr>
      <w:r>
        <w:br w:type="page"/>
      </w:r>
    </w:p>
    <w:p w14:paraId="7D510218" w14:textId="5BE7EFB8" w:rsidR="002C4864" w:rsidRDefault="00142662" w:rsidP="0050449F">
      <w:pPr>
        <w:ind w:left="360"/>
        <w:rPr>
          <w:noProof/>
        </w:rPr>
      </w:pPr>
      <w:r w:rsidRPr="008C70AF">
        <w:lastRenderedPageBreak/>
        <w:t xml:space="preserve">When phytoplankton die, </w:t>
      </w:r>
      <w:r w:rsidR="0050449F">
        <w:t>they</w:t>
      </w:r>
      <w:r w:rsidR="00392581">
        <w:t xml:space="preserve"> become</w:t>
      </w:r>
      <w:r w:rsidRPr="008C70AF">
        <w:t xml:space="preserve"> organic matter</w:t>
      </w:r>
      <w:r w:rsidR="0050449F">
        <w:t xml:space="preserve">, so look at the output </w:t>
      </w:r>
      <w:r w:rsidR="0050449F" w:rsidRPr="0050449F">
        <w:rPr>
          <w:b/>
        </w:rPr>
        <w:t>Particulate organic matter derived from dead algae</w:t>
      </w:r>
      <w:r w:rsidR="0050449F">
        <w:t xml:space="preserve"> and </w:t>
      </w:r>
      <w:r w:rsidRPr="0050449F">
        <w:rPr>
          <w:b/>
        </w:rPr>
        <w:t xml:space="preserve">Dissolved organic </w:t>
      </w:r>
      <w:r w:rsidR="0050449F" w:rsidRPr="0050449F">
        <w:rPr>
          <w:b/>
        </w:rPr>
        <w:t>matter derived from dead algae</w:t>
      </w:r>
      <w:r w:rsidR="0050449F">
        <w:t>.</w:t>
      </w:r>
      <w:r w:rsidR="00CB599B" w:rsidRPr="008C70AF">
        <w:t xml:space="preserve">  It increases </w:t>
      </w:r>
      <w:r w:rsidR="0050449F">
        <w:t xml:space="preserve">until phytoplankton go to zero.  </w:t>
      </w:r>
      <w:r w:rsidR="00CB599B" w:rsidRPr="008C70AF">
        <w:t>It has a dip because it is both increasing and being decomposed at the same time</w:t>
      </w:r>
      <w:r w:rsidR="002C4864" w:rsidRPr="008C70AF">
        <w:t>.</w:t>
      </w:r>
      <w:r w:rsidR="0050449F">
        <w:rPr>
          <w:noProof/>
        </w:rPr>
        <w:t xml:space="preserve">  When it decomposes, it puts PO4 back into the water column through remineralization, and that is why PO4 increases until the OM has completely decomposed.</w:t>
      </w:r>
      <w:r w:rsidR="00BB3326">
        <w:rPr>
          <w:noProof/>
        </w:rPr>
        <w:t xml:space="preserve">  Mass balance tests will show that the amount of PO4 contained in the initial phytoplankton will be the amount of OM released to the water column.</w:t>
      </w:r>
      <w:r w:rsidR="0050449F">
        <w:rPr>
          <w:noProof/>
        </w:rPr>
        <w:t xml:space="preserve">  (OM derived from phytoplankton is partitioned into ‘particulate’ and ‘dissolved’ as a function of the Nutrient Quotients (Qn, Qp, Qc) </w:t>
      </w:r>
      <w:r w:rsidR="0050449F" w:rsidRPr="0050449F">
        <w:rPr>
          <w:noProof/>
          <w:color w:val="FF0000"/>
        </w:rPr>
        <w:t>[see Lehrter, et. Al. in pr</w:t>
      </w:r>
      <w:r w:rsidR="00674309">
        <w:rPr>
          <w:noProof/>
          <w:color w:val="FF0000"/>
        </w:rPr>
        <w:t>eparation</w:t>
      </w:r>
      <w:r w:rsidR="0050449F" w:rsidRPr="0050449F">
        <w:rPr>
          <w:noProof/>
          <w:color w:val="FF0000"/>
        </w:rPr>
        <w:t>]</w:t>
      </w:r>
      <w:r w:rsidR="0050449F">
        <w:rPr>
          <w:noProof/>
        </w:rPr>
        <w:t xml:space="preserve">.)  </w:t>
      </w:r>
    </w:p>
    <w:p w14:paraId="2A57EC6D" w14:textId="77777777" w:rsidR="00392581" w:rsidRDefault="00392581" w:rsidP="0050449F">
      <w:pPr>
        <w:ind w:left="360"/>
        <w:rPr>
          <w:noProof/>
        </w:rPr>
      </w:pPr>
    </w:p>
    <w:p w14:paraId="7562020D" w14:textId="2A11DC31" w:rsidR="0050449F" w:rsidRPr="002C4864" w:rsidRDefault="0050449F" w:rsidP="0050449F">
      <w:pPr>
        <w:ind w:left="360"/>
      </w:pPr>
      <w:r>
        <w:rPr>
          <w:noProof/>
        </w:rPr>
        <w:drawing>
          <wp:inline distT="0" distB="0" distL="0" distR="0" wp14:anchorId="0A391494" wp14:editId="378D0745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MA_1and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F465" w14:textId="77777777" w:rsidR="00392581" w:rsidRDefault="00392581">
      <w:pPr>
        <w:spacing w:after="160" w:line="259" w:lineRule="auto"/>
      </w:pPr>
      <w:r>
        <w:br w:type="page"/>
      </w:r>
    </w:p>
    <w:p w14:paraId="09E7B0CD" w14:textId="36BBC0FD" w:rsidR="0047608B" w:rsidRDefault="002C4864" w:rsidP="00CB599B">
      <w:pPr>
        <w:pStyle w:val="ListParagraph"/>
        <w:numPr>
          <w:ilvl w:val="0"/>
          <w:numId w:val="3"/>
        </w:numPr>
      </w:pPr>
      <w:r>
        <w:lastRenderedPageBreak/>
        <w:t>One last test example for part one of the t</w:t>
      </w:r>
      <w:r w:rsidR="0047608B">
        <w:t xml:space="preserve">utorial.  Reset all and toggle on </w:t>
      </w:r>
      <w:r w:rsidRPr="0047608B">
        <w:rPr>
          <w:b/>
        </w:rPr>
        <w:t>One phyto</w:t>
      </w:r>
      <w:r w:rsidR="0047608B">
        <w:rPr>
          <w:b/>
        </w:rPr>
        <w:t>plankton</w:t>
      </w:r>
      <w:r w:rsidR="0047608B" w:rsidRPr="0047608B">
        <w:rPr>
          <w:b/>
        </w:rPr>
        <w:t>, One zoo</w:t>
      </w:r>
      <w:r w:rsidR="0047608B">
        <w:rPr>
          <w:b/>
        </w:rPr>
        <w:t>plankton</w:t>
      </w:r>
      <w:r w:rsidR="0047608B">
        <w:t xml:space="preserve">, and we will </w:t>
      </w:r>
      <w:r>
        <w:t>examine how organic matter brea</w:t>
      </w:r>
      <w:r w:rsidR="00A80C85">
        <w:t>ks down, regardless of plankton</w:t>
      </w:r>
      <w:r>
        <w:t>.</w:t>
      </w:r>
      <w:r w:rsidR="00A80C85">
        <w:t xml:space="preserve">  If you do this by setting the initial A and Z to zero, you </w:t>
      </w:r>
      <w:r w:rsidR="0047608B">
        <w:t>will find</w:t>
      </w:r>
      <w:r w:rsidR="00A80C85">
        <w:t xml:space="preserve"> a bug!  </w:t>
      </w:r>
      <w:r w:rsidR="0047608B">
        <w:t xml:space="preserve">Go ahead and set A to zero in the initial conditions, and look at plots of Nitrate, Ammonia, and Phosphate.  </w:t>
      </w:r>
      <w:r w:rsidR="00A80C85">
        <w:t xml:space="preserve">I already warned you that it might mess up mass balance, </w:t>
      </w:r>
      <w:r w:rsidR="00A41E2E">
        <w:t>and</w:t>
      </w:r>
      <w:r w:rsidR="00A80C85">
        <w:t xml:space="preserve"> this is </w:t>
      </w:r>
      <w:r w:rsidR="00A41E2E">
        <w:t>very</w:t>
      </w:r>
      <w:r w:rsidR="00A80C85">
        <w:t xml:space="preserve"> bad.  Don’t do </w:t>
      </w:r>
      <w:r w:rsidR="0047608B">
        <w:t>that</w:t>
      </w:r>
      <w:r w:rsidR="00A80C85">
        <w:t xml:space="preserve"> again (and I’ll look into it later</w:t>
      </w:r>
      <w:r w:rsidR="009D6FBF">
        <w:t>.  Short term, or perhaps permanent, fix will be to set initial A to a minimum of 1 during initial conditions error checking</w:t>
      </w:r>
      <w:r w:rsidR="00A80C85">
        <w:t xml:space="preserve">).  </w:t>
      </w:r>
    </w:p>
    <w:p w14:paraId="32FCC849" w14:textId="77777777" w:rsidR="0047608B" w:rsidRDefault="0047608B" w:rsidP="0047608B">
      <w:pPr>
        <w:ind w:left="360"/>
      </w:pPr>
    </w:p>
    <w:p w14:paraId="733E7276" w14:textId="3DBA1D31" w:rsidR="00A41E2E" w:rsidRDefault="0047608B" w:rsidP="0047608B">
      <w:pPr>
        <w:ind w:left="360"/>
      </w:pPr>
      <w:r w:rsidRPr="00BB3326">
        <w:t>With the initial conditions reset to the original values</w:t>
      </w:r>
      <w:r>
        <w:t>, t</w:t>
      </w:r>
      <w:r w:rsidR="00A80C85">
        <w:t>urn of</w:t>
      </w:r>
      <w:r>
        <w:t>f</w:t>
      </w:r>
      <w:r w:rsidR="00A80C85">
        <w:t xml:space="preserve"> phytoplankton and zooplankton </w:t>
      </w:r>
      <w:r>
        <w:t xml:space="preserve">activity </w:t>
      </w:r>
      <w:r w:rsidR="00A80C85">
        <w:t xml:space="preserve">by setting </w:t>
      </w:r>
      <w:r w:rsidR="00A80C85" w:rsidRPr="00A41E2E">
        <w:rPr>
          <w:i/>
        </w:rPr>
        <w:t>edi</w:t>
      </w:r>
      <w:r w:rsidR="00A41E2E" w:rsidRPr="00A41E2E">
        <w:rPr>
          <w:i/>
        </w:rPr>
        <w:t>ble_</w:t>
      </w:r>
      <w:r w:rsidR="00A80C85" w:rsidRPr="00A41E2E">
        <w:rPr>
          <w:i/>
        </w:rPr>
        <w:t>vector</w:t>
      </w:r>
      <w:r w:rsidR="00A80C85">
        <w:t>=0</w:t>
      </w:r>
      <w:r>
        <w:t>, phytoplankton growth and decay parameters to zero (</w:t>
      </w:r>
      <w:r w:rsidRPr="00BB3326">
        <w:rPr>
          <w:i/>
        </w:rPr>
        <w:t>umax</w:t>
      </w:r>
      <w:r>
        <w:t xml:space="preserve">, </w:t>
      </w:r>
      <w:r w:rsidRPr="00BB3326">
        <w:rPr>
          <w:i/>
        </w:rPr>
        <w:t>respg</w:t>
      </w:r>
      <w:r>
        <w:t xml:space="preserve">, </w:t>
      </w:r>
      <w:r w:rsidRPr="00BB3326">
        <w:rPr>
          <w:i/>
        </w:rPr>
        <w:t>respb</w:t>
      </w:r>
      <w:r>
        <w:t xml:space="preserve">, </w:t>
      </w:r>
      <w:r w:rsidRPr="00BB3326">
        <w:rPr>
          <w:i/>
        </w:rPr>
        <w:t>mA</w:t>
      </w:r>
      <w:r>
        <w:t xml:space="preserve">) and zooplankton growth and decay </w:t>
      </w:r>
      <w:r w:rsidR="00A80C85">
        <w:t>parameters</w:t>
      </w:r>
      <w:r>
        <w:t xml:space="preserve"> to zero (</w:t>
      </w:r>
      <w:r w:rsidRPr="00BB3326">
        <w:rPr>
          <w:i/>
        </w:rPr>
        <w:t>Zrespg</w:t>
      </w:r>
      <w:r>
        <w:t xml:space="preserve">, </w:t>
      </w:r>
      <w:r w:rsidRPr="00BB3326">
        <w:rPr>
          <w:i/>
        </w:rPr>
        <w:t>Zrespb</w:t>
      </w:r>
      <w:r>
        <w:t xml:space="preserve">, </w:t>
      </w:r>
      <w:r w:rsidRPr="00BB3326">
        <w:rPr>
          <w:i/>
        </w:rPr>
        <w:t>Zm</w:t>
      </w:r>
      <w:r w:rsidR="00BB3326">
        <w:t>), and confirm you that have a steady state for plankton.</w:t>
      </w:r>
    </w:p>
    <w:p w14:paraId="27FEB240" w14:textId="77777777" w:rsidR="00A41E2E" w:rsidRDefault="00A41E2E" w:rsidP="0047608B">
      <w:pPr>
        <w:ind w:left="360"/>
      </w:pPr>
    </w:p>
    <w:p w14:paraId="5F80F253" w14:textId="43B78A39" w:rsidR="00A80C85" w:rsidRDefault="00A80C85" w:rsidP="0047608B">
      <w:pPr>
        <w:ind w:left="360"/>
      </w:pPr>
      <w:r>
        <w:rPr>
          <w:noProof/>
        </w:rPr>
        <w:drawing>
          <wp:inline distT="0" distB="0" distL="0" distR="0" wp14:anchorId="511275DC" wp14:editId="582EFF3C">
            <wp:extent cx="5943600" cy="3404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adyStat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C0C" w14:textId="77777777" w:rsidR="00A80C85" w:rsidRDefault="00A80C85" w:rsidP="00A80C85"/>
    <w:p w14:paraId="069B6C78" w14:textId="77777777" w:rsidR="009D6FBF" w:rsidRDefault="009D6FBF">
      <w:pPr>
        <w:spacing w:after="160" w:line="259" w:lineRule="auto"/>
      </w:pPr>
      <w:r>
        <w:br w:type="page"/>
      </w:r>
    </w:p>
    <w:p w14:paraId="75F9100D" w14:textId="26A0EC71" w:rsidR="00142662" w:rsidRDefault="002C4864" w:rsidP="009D6FBF">
      <w:pPr>
        <w:spacing w:after="160" w:line="259" w:lineRule="auto"/>
      </w:pPr>
      <w:r>
        <w:lastRenderedPageBreak/>
        <w:t xml:space="preserve">Add a </w:t>
      </w:r>
      <w:r w:rsidR="00A80C85">
        <w:t xml:space="preserve">big </w:t>
      </w:r>
      <w:r>
        <w:t>chunk of particulate organic matter by setting OM1_bc</w:t>
      </w:r>
      <w:r w:rsidR="00A80C85">
        <w:t>=50 in the initial conditions.</w:t>
      </w:r>
    </w:p>
    <w:p w14:paraId="1461D407" w14:textId="77777777" w:rsidR="009D6FBF" w:rsidRDefault="009D6FBF" w:rsidP="00A80C85"/>
    <w:p w14:paraId="0B13ECB5" w14:textId="10F82F49" w:rsidR="00A80C85" w:rsidRDefault="00A80C85" w:rsidP="00A80C85">
      <w:r>
        <w:rPr>
          <w:noProof/>
        </w:rPr>
        <w:drawing>
          <wp:inline distT="0" distB="0" distL="0" distR="0" wp14:anchorId="7FDF5342" wp14:editId="2359ED02">
            <wp:extent cx="4829175" cy="27638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MBCandOxygen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57" cy="27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EEED" w14:textId="77777777" w:rsidR="009D6FBF" w:rsidRDefault="009D6FBF" w:rsidP="00A80C85"/>
    <w:p w14:paraId="769A465D" w14:textId="178A5034" w:rsidR="009D6FBF" w:rsidRDefault="00BC3BEA" w:rsidP="00A80C85">
      <w:r>
        <w:t xml:space="preserve">Make it decay faster by changing </w:t>
      </w:r>
      <w:r w:rsidRPr="00BB3326">
        <w:rPr>
          <w:i/>
        </w:rPr>
        <w:t>KG1_BC</w:t>
      </w:r>
      <w:r w:rsidR="00BB3326" w:rsidRPr="00BB3326">
        <w:t>=30</w:t>
      </w:r>
      <w:r>
        <w:t xml:space="preserve"> </w:t>
      </w:r>
      <w:r w:rsidR="00277F8E">
        <w:t xml:space="preserve">in the </w:t>
      </w:r>
      <w:r w:rsidR="00277F8E" w:rsidRPr="00BB3326">
        <w:rPr>
          <w:b/>
        </w:rPr>
        <w:t xml:space="preserve">Organic Matter </w:t>
      </w:r>
      <w:r w:rsidR="00277F8E" w:rsidRPr="00BB3326">
        <w:t>section</w:t>
      </w:r>
      <w:r w:rsidR="00BB3326">
        <w:t xml:space="preserve"> of the </w:t>
      </w:r>
      <w:r w:rsidR="00277F8E" w:rsidRPr="00BB3326">
        <w:rPr>
          <w:b/>
        </w:rPr>
        <w:t>Select parameters</w:t>
      </w:r>
      <w:r w:rsidR="00BB3326">
        <w:t xml:space="preserve"> tab</w:t>
      </w:r>
      <w:r>
        <w:t>.</w:t>
      </w:r>
    </w:p>
    <w:p w14:paraId="30339C74" w14:textId="77777777" w:rsidR="009D6FBF" w:rsidRDefault="009D6FBF" w:rsidP="00A80C85"/>
    <w:p w14:paraId="29CAB28D" w14:textId="0F66D230" w:rsidR="009D6FBF" w:rsidRDefault="00BC3BEA" w:rsidP="00A80C85">
      <w:r>
        <w:rPr>
          <w:noProof/>
        </w:rPr>
        <w:drawing>
          <wp:inline distT="0" distB="0" distL="0" distR="0" wp14:anchorId="70941DC6" wp14:editId="49F9CE29">
            <wp:extent cx="5495925" cy="323120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G=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81" cy="32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093" w14:textId="77777777" w:rsidR="009D6FBF" w:rsidRDefault="009D6FBF" w:rsidP="00A80C85"/>
    <w:p w14:paraId="0251E564" w14:textId="60308DD5" w:rsidR="00277F8E" w:rsidRDefault="00277F8E" w:rsidP="00A80C85">
      <w:r>
        <w:t xml:space="preserve">The </w:t>
      </w:r>
      <w:r w:rsidR="0086197D">
        <w:t xml:space="preserve">organic matter parameters (nitrification, half saturation, </w:t>
      </w:r>
      <w:r w:rsidR="00BB3326">
        <w:t>etc.</w:t>
      </w:r>
      <w:r w:rsidR="0086197D">
        <w:t>) can be calibrated or explored by keeping the plankton terms constant as shown and changing the OM parameter values and the initial values of O2, NO3, NH4, and PO4.</w:t>
      </w:r>
    </w:p>
    <w:p w14:paraId="5A1F6B08" w14:textId="14F514E8" w:rsidR="0086197D" w:rsidRPr="00F56C6B" w:rsidRDefault="0086197D" w:rsidP="00A80C85"/>
    <w:sectPr w:rsidR="0086197D" w:rsidRPr="00F5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Hagy, Jim" w:date="2017-05-11T09:57:00Z" w:initials="HJ">
    <w:p w14:paraId="3EBC67BE" w14:textId="28DC33AD" w:rsidR="00F55C6F" w:rsidRDefault="00F55C6F">
      <w:pPr>
        <w:pStyle w:val="CommentText"/>
      </w:pPr>
      <w:r>
        <w:rPr>
          <w:rStyle w:val="CommentReference"/>
        </w:rPr>
        <w:annotationRef/>
      </w:r>
      <w:r>
        <w:t>Note, I haven’t tried all this yet, because I’m still waiting to get permission to install git or git desktop application on my computer.</w:t>
      </w:r>
    </w:p>
  </w:comment>
  <w:comment w:id="6" w:author="Hagy, Jim" w:date="2017-05-11T09:58:00Z" w:initials="HJ">
    <w:p w14:paraId="22B729B9" w14:textId="67C868AF" w:rsidR="00F55C6F" w:rsidRDefault="00F55C6F">
      <w:pPr>
        <w:pStyle w:val="CommentText"/>
      </w:pPr>
      <w:r>
        <w:rPr>
          <w:rStyle w:val="CommentReference"/>
        </w:rPr>
        <w:annotationRef/>
      </w:r>
      <w:bookmarkStart w:id="10" w:name="_GoBack"/>
      <w:bookmarkEnd w:id="10"/>
    </w:p>
  </w:comment>
  <w:comment w:id="18" w:author="Hagy, Jim" w:date="2017-05-10T13:43:00Z" w:initials="HJ">
    <w:p w14:paraId="299D75B8" w14:textId="77777777" w:rsidR="00D43C33" w:rsidRDefault="00D43C33" w:rsidP="00D43C33">
      <w:pPr>
        <w:pStyle w:val="CommentText"/>
      </w:pPr>
      <w:r>
        <w:rPr>
          <w:rStyle w:val="CommentReference"/>
        </w:rPr>
        <w:annotationRef/>
      </w:r>
      <w:r>
        <w:t>I think that this is what we are using.</w:t>
      </w:r>
    </w:p>
  </w:comment>
  <w:comment w:id="75" w:author="Hagy, Jim" w:date="2017-05-10T13:35:00Z" w:initials="HJ">
    <w:p w14:paraId="40C4A7F3" w14:textId="7A30BB86" w:rsidR="00D43C33" w:rsidRDefault="00D43C33">
      <w:pPr>
        <w:pStyle w:val="CommentText"/>
      </w:pPr>
      <w:r>
        <w:rPr>
          <w:rStyle w:val="CommentReference"/>
        </w:rPr>
        <w:annotationRef/>
      </w:r>
      <w:r>
        <w:t>Assuming we make this change.</w:t>
      </w:r>
    </w:p>
  </w:comment>
  <w:comment w:id="136" w:author="Hagy, Jim" w:date="2017-05-10T13:54:00Z" w:initials="HJ">
    <w:p w14:paraId="4F8B9629" w14:textId="6F01988A" w:rsidR="000360D2" w:rsidRDefault="000360D2">
      <w:pPr>
        <w:pStyle w:val="CommentText"/>
      </w:pPr>
      <w:r>
        <w:rPr>
          <w:rStyle w:val="CommentReference"/>
        </w:rPr>
        <w:annotationRef/>
      </w:r>
      <w:r>
        <w:t xml:space="preserve">I think that it will be sufficient </w:t>
      </w:r>
      <w:r w:rsidR="000D4913">
        <w:t>to point to these installs.</w:t>
      </w:r>
    </w:p>
  </w:comment>
  <w:comment w:id="139" w:author="Hagy, Jim" w:date="2017-05-10T13:58:00Z" w:initials="HJ">
    <w:p w14:paraId="2B45CBF6" w14:textId="1489C818" w:rsidR="000D4913" w:rsidRDefault="000D4913">
      <w:pPr>
        <w:pStyle w:val="CommentText"/>
      </w:pPr>
      <w:r>
        <w:rPr>
          <w:rStyle w:val="CommentReference"/>
        </w:rPr>
        <w:annotationRef/>
      </w:r>
      <w:r>
        <w:t>Will the USEPA option appear for anybody in EPA, or will we need to add them to the private GitHub account.  At present, it’s private.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EBC67BE" w15:done="0"/>
  <w15:commentEx w15:paraId="22B729B9" w15:paraIdParent="3EBC67BE" w15:done="0"/>
  <w15:commentEx w15:paraId="299D75B8" w15:done="0"/>
  <w15:commentEx w15:paraId="40C4A7F3" w15:done="0"/>
  <w15:commentEx w15:paraId="4F8B9629" w15:done="0"/>
  <w15:commentEx w15:paraId="2B45CBF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11536"/>
    <w:multiLevelType w:val="hybridMultilevel"/>
    <w:tmpl w:val="B47C93B2"/>
    <w:lvl w:ilvl="0" w:tplc="9EFCC062">
      <w:start w:val="1"/>
      <w:numFmt w:val="decimal"/>
      <w:lvlText w:val="%1)"/>
      <w:lvlJc w:val="left"/>
      <w:pPr>
        <w:ind w:left="720" w:hanging="360"/>
      </w:pPr>
      <w:rPr>
        <w:rFonts w:ascii="Calibri" w:eastAsiaTheme="minorHAnsi" w:hAnsi="Calibri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F02B8"/>
    <w:multiLevelType w:val="hybridMultilevel"/>
    <w:tmpl w:val="18B66FF4"/>
    <w:lvl w:ilvl="0" w:tplc="D33AED82">
      <w:numFmt w:val="bullet"/>
      <w:lvlText w:val="-"/>
      <w:lvlJc w:val="left"/>
      <w:pPr>
        <w:ind w:left="108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356FA1"/>
    <w:multiLevelType w:val="hybridMultilevel"/>
    <w:tmpl w:val="741A7F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D0183B"/>
    <w:multiLevelType w:val="hybridMultilevel"/>
    <w:tmpl w:val="8490E6B8"/>
    <w:lvl w:ilvl="0" w:tplc="D8CA72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FAB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2A0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CE3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62B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9078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7E1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AEB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4F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E2803"/>
    <w:multiLevelType w:val="hybridMultilevel"/>
    <w:tmpl w:val="8A044AB8"/>
    <w:lvl w:ilvl="0" w:tplc="E3BAF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6E1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E6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7E7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A67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E2A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BCC8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60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8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A950E1"/>
    <w:multiLevelType w:val="hybridMultilevel"/>
    <w:tmpl w:val="54C6B2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3954D8"/>
    <w:multiLevelType w:val="hybridMultilevel"/>
    <w:tmpl w:val="CAD6FD88"/>
    <w:lvl w:ilvl="0" w:tplc="24426D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F5A1A"/>
    <w:multiLevelType w:val="hybridMultilevel"/>
    <w:tmpl w:val="969660DE"/>
    <w:lvl w:ilvl="0" w:tplc="3E70D818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32E350F"/>
    <w:multiLevelType w:val="hybridMultilevel"/>
    <w:tmpl w:val="89F611F8"/>
    <w:lvl w:ilvl="0" w:tplc="894C8E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F31072"/>
    <w:multiLevelType w:val="hybridMultilevel"/>
    <w:tmpl w:val="1E6EB7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625CC4"/>
    <w:multiLevelType w:val="hybridMultilevel"/>
    <w:tmpl w:val="0F2EC810"/>
    <w:lvl w:ilvl="0" w:tplc="6A70DA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  <w:color w:val="1F497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5E39FB"/>
    <w:multiLevelType w:val="hybridMultilevel"/>
    <w:tmpl w:val="4614CF0C"/>
    <w:lvl w:ilvl="0" w:tplc="B2C49024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0"/>
  </w:num>
  <w:num w:numId="5">
    <w:abstractNumId w:val="5"/>
  </w:num>
  <w:num w:numId="6">
    <w:abstractNumId w:val="6"/>
  </w:num>
  <w:num w:numId="7">
    <w:abstractNumId w:val="8"/>
  </w:num>
  <w:num w:numId="8">
    <w:abstractNumId w:val="11"/>
  </w:num>
  <w:num w:numId="9">
    <w:abstractNumId w:val="7"/>
  </w:num>
  <w:num w:numId="10">
    <w:abstractNumId w:val="2"/>
  </w:num>
  <w:num w:numId="11">
    <w:abstractNumId w:val="9"/>
  </w:num>
  <w:num w:numId="1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gy, Jim">
    <w15:presenceInfo w15:providerId="AD" w15:userId="S-1-5-21-1339303556-449845944-1601390327-431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6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A91"/>
    <w:rsid w:val="00003521"/>
    <w:rsid w:val="000360D2"/>
    <w:rsid w:val="000711EA"/>
    <w:rsid w:val="00083E04"/>
    <w:rsid w:val="000C4F2E"/>
    <w:rsid w:val="000C511D"/>
    <w:rsid w:val="000D4913"/>
    <w:rsid w:val="00142662"/>
    <w:rsid w:val="001902F7"/>
    <w:rsid w:val="001E2A38"/>
    <w:rsid w:val="00217131"/>
    <w:rsid w:val="00274DE7"/>
    <w:rsid w:val="00277F8E"/>
    <w:rsid w:val="00286ABE"/>
    <w:rsid w:val="00294D30"/>
    <w:rsid w:val="002A696B"/>
    <w:rsid w:val="002C4864"/>
    <w:rsid w:val="00314519"/>
    <w:rsid w:val="00375413"/>
    <w:rsid w:val="00375686"/>
    <w:rsid w:val="003871CF"/>
    <w:rsid w:val="00392581"/>
    <w:rsid w:val="003A0DC5"/>
    <w:rsid w:val="003A6D8F"/>
    <w:rsid w:val="003B1C97"/>
    <w:rsid w:val="003C2CDE"/>
    <w:rsid w:val="003C40A9"/>
    <w:rsid w:val="003D45FF"/>
    <w:rsid w:val="004414A5"/>
    <w:rsid w:val="00455CFB"/>
    <w:rsid w:val="0047608B"/>
    <w:rsid w:val="004761EA"/>
    <w:rsid w:val="004A4919"/>
    <w:rsid w:val="004D0981"/>
    <w:rsid w:val="004F4D68"/>
    <w:rsid w:val="0050449F"/>
    <w:rsid w:val="00587E8B"/>
    <w:rsid w:val="00674309"/>
    <w:rsid w:val="007832D7"/>
    <w:rsid w:val="00794FB3"/>
    <w:rsid w:val="00826F89"/>
    <w:rsid w:val="008279FA"/>
    <w:rsid w:val="0086197D"/>
    <w:rsid w:val="008B0178"/>
    <w:rsid w:val="008C70AF"/>
    <w:rsid w:val="008D5574"/>
    <w:rsid w:val="008E3A80"/>
    <w:rsid w:val="00947C13"/>
    <w:rsid w:val="0097404D"/>
    <w:rsid w:val="009D2AB4"/>
    <w:rsid w:val="009D6FBF"/>
    <w:rsid w:val="009F2252"/>
    <w:rsid w:val="009F6814"/>
    <w:rsid w:val="00A26C25"/>
    <w:rsid w:val="00A41E2E"/>
    <w:rsid w:val="00A80C85"/>
    <w:rsid w:val="00A838A6"/>
    <w:rsid w:val="00AB6066"/>
    <w:rsid w:val="00AC1D30"/>
    <w:rsid w:val="00AF5123"/>
    <w:rsid w:val="00B56A91"/>
    <w:rsid w:val="00B85547"/>
    <w:rsid w:val="00BB3326"/>
    <w:rsid w:val="00BC3BEA"/>
    <w:rsid w:val="00BE1D86"/>
    <w:rsid w:val="00C14D49"/>
    <w:rsid w:val="00C51571"/>
    <w:rsid w:val="00C6149E"/>
    <w:rsid w:val="00C718A9"/>
    <w:rsid w:val="00CB599B"/>
    <w:rsid w:val="00CC7B31"/>
    <w:rsid w:val="00CE3B7D"/>
    <w:rsid w:val="00CF09C8"/>
    <w:rsid w:val="00D15061"/>
    <w:rsid w:val="00D2513C"/>
    <w:rsid w:val="00D36BBE"/>
    <w:rsid w:val="00D43C33"/>
    <w:rsid w:val="00DE54BD"/>
    <w:rsid w:val="00DF5B1B"/>
    <w:rsid w:val="00DF6CC3"/>
    <w:rsid w:val="00E25C94"/>
    <w:rsid w:val="00F33740"/>
    <w:rsid w:val="00F55C6F"/>
    <w:rsid w:val="00F56256"/>
    <w:rsid w:val="00F56C6B"/>
    <w:rsid w:val="00F61D06"/>
    <w:rsid w:val="00FD5175"/>
    <w:rsid w:val="00FE03B1"/>
    <w:rsid w:val="00FE4581"/>
    <w:rsid w:val="4BDEAF7A"/>
    <w:rsid w:val="53980C99"/>
    <w:rsid w:val="57DF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EFAA"/>
  <w15:chartTrackingRefBased/>
  <w15:docId w15:val="{43E0A0BE-F749-474E-A5E3-C236F54A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56A91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A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374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33740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26C2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3C3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C3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43C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3C3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3C33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3C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3C33"/>
    <w:rPr>
      <w:rFonts w:ascii="Calibri" w:hAnsi="Calibri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D4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7B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7B31"/>
    <w:rPr>
      <w:rFonts w:ascii="Courier New" w:eastAsia="Times New Roman" w:hAnsi="Courier New" w:cs="Courier New"/>
      <w:sz w:val="20"/>
      <w:szCs w:val="20"/>
    </w:rPr>
  </w:style>
  <w:style w:type="character" w:customStyle="1" w:styleId="gcwxi2kcpjb">
    <w:name w:val="gcwxi2kcpjb"/>
    <w:basedOn w:val="DefaultParagraphFont"/>
    <w:rsid w:val="00CC7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8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SEPA/Predicting-Ecosystem-Response-and-Recovery-to-Nutrient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hyperlink" Target="mailto:lowe.lisa@epa.gov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2.PNG"/><Relationship Id="rId24" Type="http://schemas.openxmlformats.org/officeDocument/2006/relationships/hyperlink" Target="mailto:lowe.lisa@epa.gov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help.github.com/desktop/guides/getting-started/installing-github-desktop/" TargetMode="External"/><Relationship Id="rId14" Type="http://schemas.openxmlformats.org/officeDocument/2006/relationships/hyperlink" Target="https://github.com/USEPA/Predicting-Ecosystem-Response-and-Recovery-to-Nutrient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24</Pages>
  <Words>2359</Words>
  <Characters>13448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Lowe, Lisa</dc:creator>
  <cp:keywords/>
  <dc:description/>
  <cp:lastModifiedBy>Hagy, Jim</cp:lastModifiedBy>
  <cp:revision>10</cp:revision>
  <dcterms:created xsi:type="dcterms:W3CDTF">2017-05-10T18:28:00Z</dcterms:created>
  <dcterms:modified xsi:type="dcterms:W3CDTF">2017-05-11T14:59:00Z</dcterms:modified>
</cp:coreProperties>
</file>